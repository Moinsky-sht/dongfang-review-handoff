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176CF4">
      <w:pPr>
        <w:spacing w:before="156" w:beforeLines="50" w:after="156" w:afterLines="50" w:line="324" w:lineRule="auto"/>
        <w:jc w:val="center"/>
        <w:outlineLvl w:val="0"/>
        <w:rPr>
          <w:ins w:id="772" w:author="余小多" w:date="2025-05-25T21:19:00Z"/>
          <w:del w:id="773" w:author="孙程姣" w:date="2026-04-27T16:12:00Z"/>
          <w:rFonts w:hint="eastAsia" w:ascii="黑体" w:hAnsi="黑体" w:eastAsia="黑体"/>
          <w:sz w:val="28"/>
          <w:szCs w:val="28"/>
        </w:rPr>
      </w:pPr>
      <w:del w:id="774" w:author="孙程姣" w:date="2026-04-27T16:12:00Z">
        <w:r>
          <w:rPr>
            <w:rFonts w:hint="eastAsia" w:ascii="黑体" w:hAnsi="黑体" w:eastAsia="黑体"/>
            <w:sz w:val="28"/>
            <w:szCs w:val="28"/>
          </w:rPr>
          <w:delText>过程优化与增能社会：</w:delText>
        </w:r>
      </w:del>
      <w:del w:id="775" w:author="孙程姣" w:date="2026-04-27T16:12:00Z">
        <w:r>
          <w:rPr>
            <w:rFonts w:ascii="黑体" w:hAnsi="黑体" w:eastAsia="黑体"/>
            <w:sz w:val="28"/>
            <w:szCs w:val="28"/>
          </w:rPr>
          <w:delText>党</w:delText>
        </w:r>
      </w:del>
      <w:ins w:id="776" w:author="Wei" w:date="2025-05-21T21:29:00Z">
        <w:del w:id="777" w:author="孙程姣" w:date="2026-04-27T16:12:00Z">
          <w:r>
            <w:rPr>
              <w:rFonts w:hint="eastAsia" w:ascii="黑体" w:hAnsi="黑体" w:eastAsia="黑体"/>
              <w:sz w:val="28"/>
              <w:szCs w:val="28"/>
            </w:rPr>
            <w:delText>政党</w:delText>
          </w:r>
        </w:del>
      </w:ins>
      <w:del w:id="778" w:author="孙程姣" w:date="2026-04-27T16:12:00Z">
        <w:r>
          <w:rPr>
            <w:rFonts w:hint="eastAsia" w:ascii="黑体" w:hAnsi="黑体" w:eastAsia="黑体"/>
            <w:sz w:val="28"/>
            <w:szCs w:val="28"/>
          </w:rPr>
          <w:delText>有效引领基层民主发展的经验逻辑</w:delText>
        </w:r>
      </w:del>
    </w:p>
    <w:p w14:paraId="53D08126">
      <w:pPr>
        <w:spacing w:before="156" w:beforeLines="50" w:after="156" w:afterLines="50" w:line="324" w:lineRule="auto"/>
        <w:jc w:val="center"/>
        <w:outlineLvl w:val="0"/>
        <w:rPr>
          <w:rFonts w:hint="eastAsia" w:ascii="黑体" w:hAnsi="黑体" w:eastAsia="黑体"/>
          <w:sz w:val="28"/>
          <w:szCs w:val="28"/>
        </w:rPr>
      </w:pPr>
      <w:ins w:id="779" w:author="余小多" w:date="2025-05-25T21:19:00Z">
        <w:r>
          <w:rPr>
            <w:rFonts w:hint="eastAsia" w:ascii="黑体" w:hAnsi="黑体" w:eastAsia="黑体"/>
            <w:sz w:val="28"/>
            <w:szCs w:val="28"/>
          </w:rPr>
          <w:t>过程优化与增</w:t>
        </w:r>
      </w:ins>
      <w:ins w:id="780" w:author="余小多" w:date="2025-05-25T21:19:00Z">
        <w:r>
          <w:rPr>
            <w:rFonts w:hint="eastAsia" w:ascii="黑体" w:hAnsi="黑体" w:eastAsia="黑体"/>
            <w:color w:val="000000"/>
            <w:sz w:val="28"/>
            <w:szCs w:val="28"/>
            <w:rPrChange w:id="781" w:author="孙程姣" w:date="2026-05-11T14:29:00Z">
              <w:rPr>
                <w:rFonts w:hint="eastAsia" w:ascii="黑体" w:hAnsi="黑体" w:eastAsia="黑体"/>
                <w:sz w:val="28"/>
                <w:szCs w:val="28"/>
              </w:rPr>
            </w:rPrChange>
          </w:rPr>
          <w:t>能</w:t>
        </w:r>
      </w:ins>
      <w:ins w:id="782" w:author="余小多" w:date="2025-05-25T21:19:00Z">
        <w:r>
          <w:rPr>
            <w:rFonts w:hint="eastAsia" w:ascii="黑体" w:hAnsi="黑体" w:eastAsia="黑体"/>
            <w:sz w:val="28"/>
            <w:szCs w:val="28"/>
          </w:rPr>
          <w:t>社会：党</w:t>
        </w:r>
      </w:ins>
      <w:ins w:id="783" w:author="余小多" w:date="2025-05-25T21:24:00Z">
        <w:r>
          <w:rPr>
            <w:rFonts w:hint="eastAsia" w:ascii="黑体" w:hAnsi="黑体" w:eastAsia="黑体"/>
            <w:sz w:val="28"/>
            <w:szCs w:val="28"/>
          </w:rPr>
          <w:t>的领导</w:t>
        </w:r>
      </w:ins>
      <w:ins w:id="784" w:author="余小多" w:date="2025-05-25T21:19:00Z">
        <w:r>
          <w:rPr>
            <w:rFonts w:hint="eastAsia" w:ascii="黑体" w:hAnsi="黑体" w:eastAsia="黑体"/>
            <w:sz w:val="28"/>
            <w:szCs w:val="28"/>
          </w:rPr>
          <w:t>如何克服乡村民主弊</w:t>
        </w:r>
      </w:ins>
      <w:ins w:id="785" w:author="余小多" w:date="2025-05-25T21:24:00Z">
        <w:r>
          <w:rPr>
            <w:rFonts w:hint="eastAsia" w:ascii="黑体" w:hAnsi="黑体" w:eastAsia="黑体"/>
            <w:sz w:val="28"/>
            <w:szCs w:val="28"/>
          </w:rPr>
          <w:t>端</w:t>
        </w:r>
      </w:ins>
      <w:ins w:id="786" w:author="孙程姣" w:date="2026-04-27T16:13:00Z"/>
      <w:ins w:id="787" w:author="孙程姣" w:date="2026-04-27T16:13:00Z">
        <w:r>
          <w:rPr>
            <w:rFonts w:hint="eastAsia" w:ascii="宋体" w:hAnsi="宋体" w:cs="宋体"/>
            <w:kern w:val="0"/>
            <w:sz w:val="24"/>
            <w:vertAlign w:val="superscript"/>
          </w:rPr>
          <w:footnoteReference w:id="0" w:customMarkFollows="1"/>
          <w:t>*</w:t>
        </w:r>
      </w:ins>
    </w:p>
    <w:p w14:paraId="3317DA87">
      <w:pPr>
        <w:spacing w:before="156" w:beforeLines="50" w:after="156" w:afterLines="50" w:line="324" w:lineRule="auto"/>
        <w:jc w:val="center"/>
        <w:outlineLvl w:val="0"/>
        <w:rPr>
          <w:rFonts w:hint="eastAsia" w:ascii="宋体" w:hAnsi="宋体" w:cs="宋体"/>
          <w:b/>
          <w:bCs/>
          <w:kern w:val="0"/>
          <w:sz w:val="24"/>
        </w:rPr>
      </w:pPr>
      <w:r>
        <w:rPr>
          <w:rFonts w:hint="eastAsia" w:ascii="宋体" w:hAnsi="宋体" w:cs="宋体"/>
          <w:b/>
          <w:bCs/>
          <w:kern w:val="0"/>
          <w:sz w:val="24"/>
        </w:rPr>
        <w:t>魏程琳</w:t>
      </w:r>
      <w:del w:id="788" w:author="孙程姣" w:date="2026-04-27T16:13:00Z"/>
      <w:del w:id="789" w:author="孙程姣" w:date="2026-04-27T16:13:00Z">
        <w:r>
          <w:rPr>
            <w:rFonts w:hint="eastAsia" w:ascii="宋体" w:hAnsi="宋体" w:cs="宋体"/>
            <w:kern w:val="0"/>
            <w:sz w:val="24"/>
            <w:vertAlign w:val="superscript"/>
          </w:rPr>
          <w:footnoteReference w:id="1" w:customMarkFollows="1"/>
          <w:delText>*</w:delText>
        </w:r>
      </w:del>
    </w:p>
    <w:p w14:paraId="65CFF97B">
      <w:pPr>
        <w:pStyle w:val="19"/>
        <w:snapToGrid w:val="0"/>
        <w:spacing w:before="0" w:beforeAutospacing="0" w:after="0" w:afterAutospacing="0" w:line="324" w:lineRule="auto"/>
        <w:ind w:firstLine="482"/>
        <w:jc w:val="center"/>
        <w:rPr>
          <w:del w:id="790" w:author="孙程姣" w:date="2026-04-27T16:13:00Z"/>
          <w:rFonts w:hint="eastAsia" w:ascii="黑体" w:hAnsi="黑体" w:eastAsia="黑体" w:cs="黑体"/>
          <w:sz w:val="24"/>
        </w:rPr>
      </w:pPr>
      <w:ins w:id="791" w:author="孙程姣" w:date="2026-05-07T11:04:00Z">
        <w:r>
          <w:rPr>
            <w:rFonts w:hint="eastAsia" w:ascii="宋体"/>
            <w:b/>
            <w:bCs/>
            <w:color w:val="000000"/>
            <w:sz w:val="24"/>
          </w:rPr>
          <w:t>[</w:t>
        </w:r>
      </w:ins>
      <w:del w:id="792" w:author="孙程姣" w:date="2026-04-27T16:13:00Z">
        <w:r>
          <w:rPr>
            <w:rFonts w:hint="eastAsia" w:ascii="宋体"/>
            <w:b/>
            <w:bCs/>
            <w:sz w:val="24"/>
          </w:rPr>
          <w:delText>（同济大学政治与国际关系学院，上海，200092）</w:delText>
        </w:r>
      </w:del>
    </w:p>
    <w:p w14:paraId="557A8D59">
      <w:pPr>
        <w:pStyle w:val="19"/>
        <w:snapToGrid w:val="0"/>
        <w:spacing w:before="0" w:beforeAutospacing="0" w:after="0" w:afterAutospacing="0" w:line="324" w:lineRule="auto"/>
        <w:rPr>
          <w:sz w:val="24"/>
        </w:rPr>
        <w:pPrChange w:id="793" w:author="孙程姣" w:date="2026-04-27T16:13:00Z">
          <w:pPr>
            <w:spacing w:line="324" w:lineRule="auto"/>
          </w:pPr>
        </w:pPrChange>
      </w:pPr>
      <w:ins w:id="794" w:author="孙程姣" w:date="2026-04-27T16:13:00Z">
        <w:r>
          <w:rPr>
            <w:rFonts w:hint="eastAsia" w:ascii="黑体" w:hAnsi="黑体" w:eastAsia="黑体" w:cs="黑体"/>
            <w:sz w:val="24"/>
          </w:rPr>
          <w:t>内容提</w:t>
        </w:r>
      </w:ins>
      <w:del w:id="795" w:author="孙程姣" w:date="2026-04-27T16:13:00Z">
        <w:r>
          <w:rPr>
            <w:rFonts w:hint="eastAsia" w:ascii="黑体" w:hAnsi="黑体" w:eastAsia="黑体" w:cs="黑体"/>
            <w:sz w:val="24"/>
          </w:rPr>
          <w:delText>摘</w:delText>
        </w:r>
      </w:del>
      <w:r>
        <w:rPr>
          <w:rFonts w:hint="eastAsia" w:ascii="黑体" w:hAnsi="黑体" w:eastAsia="黑体" w:cs="黑体"/>
          <w:sz w:val="24"/>
        </w:rPr>
        <w:t>要</w:t>
      </w:r>
      <w:ins w:id="796" w:author="孙程姣" w:date="2026-05-07T11:05:00Z">
        <w:r>
          <w:rPr>
            <w:rFonts w:hint="eastAsia" w:ascii="黑体" w:hAnsi="黑体" w:eastAsia="黑体" w:cs="黑体"/>
            <w:color w:val="000000"/>
            <w:sz w:val="24"/>
          </w:rPr>
          <w:t>]</w:t>
        </w:r>
      </w:ins>
      <w:del w:id="797" w:author="孙程姣" w:date="2026-04-27T16:13:00Z">
        <w:r>
          <w:rPr>
            <w:rFonts w:hint="eastAsia"/>
            <w:b/>
            <w:bCs/>
            <w:sz w:val="24"/>
          </w:rPr>
          <w:delText>：</w:delText>
        </w:r>
      </w:del>
      <w:r>
        <w:rPr>
          <w:rFonts w:hint="eastAsia"/>
          <w:sz w:val="24"/>
        </w:rPr>
        <w:t>村级民主是实现全过程人民民主的重要一环，是</w:t>
      </w:r>
      <w:del w:id="798" w:author="Wei" w:date="2025-05-22T21:44:00Z">
        <w:r>
          <w:rPr>
            <w:sz w:val="24"/>
          </w:rPr>
          <w:delText>人民</w:delText>
        </w:r>
      </w:del>
      <w:ins w:id="799" w:author="Wei" w:date="2025-05-22T21:44:00Z">
        <w:r>
          <w:rPr>
            <w:rFonts w:hint="eastAsia"/>
            <w:sz w:val="24"/>
          </w:rPr>
          <w:t>农民</w:t>
        </w:r>
      </w:ins>
      <w:r>
        <w:rPr>
          <w:rFonts w:hint="eastAsia"/>
          <w:sz w:val="24"/>
        </w:rPr>
        <w:t>直接参与公共事务管理、实现民主权利的重要途径，反映着中国社会民主化的进度和质量。</w:t>
      </w:r>
      <w:del w:id="800" w:author="孙程姣" w:date="2026-05-07T11:06:00Z">
        <w:r>
          <w:rPr>
            <w:rFonts w:hint="eastAsia"/>
            <w:sz w:val="24"/>
          </w:rPr>
          <w:delText>三十余年来</w:delText>
        </w:r>
      </w:del>
      <w:ins w:id="801" w:author="孙程姣" w:date="2026-05-07T11:06:00Z">
        <w:r>
          <w:rPr>
            <w:rFonts w:hint="eastAsia"/>
            <w:sz w:val="24"/>
          </w:rPr>
          <w:t>30余年来</w:t>
        </w:r>
      </w:ins>
      <w:r>
        <w:rPr>
          <w:rFonts w:hint="eastAsia"/>
          <w:sz w:val="24"/>
        </w:rPr>
        <w:t>，农村基层民主在取得进步的同时</w:t>
      </w:r>
      <w:commentRangeStart w:id="0"/>
      <w:commentRangeStart w:id="1"/>
      <w:r>
        <w:rPr>
          <w:rFonts w:hint="eastAsia"/>
          <w:sz w:val="24"/>
          <w:highlight w:val="yellow"/>
          <w:rPrChange w:id="802" w:author="孙程姣" w:date="2026-05-07T11:07:00Z">
            <w:rPr>
              <w:rFonts w:hint="eastAsia"/>
              <w:sz w:val="24"/>
            </w:rPr>
          </w:rPrChange>
        </w:rPr>
        <w:t>也</w:t>
      </w:r>
      <w:del w:id="803" w:author="Wei [2]" w:date="2026-05-22T13:36:44Z">
        <w:r>
          <w:rPr>
            <w:rFonts w:hint="default"/>
            <w:sz w:val="24"/>
            <w:highlight w:val="yellow"/>
            <w:rPrChange w:id="804" w:author="孙程姣" w:date="2026-05-07T11:07:00Z">
              <w:rPr>
                <w:rFonts w:hint="eastAsia"/>
                <w:sz w:val="24"/>
              </w:rPr>
            </w:rPrChange>
          </w:rPr>
          <w:delText>遭遇</w:delText>
        </w:r>
      </w:del>
      <w:ins w:id="806" w:author="Wei [2]" w:date="2026-05-22T13:36:46Z">
        <w:r>
          <w:rPr>
            <w:rFonts w:hint="eastAsia"/>
            <w:sz w:val="24"/>
            <w:highlight w:val="yellow"/>
            <w:lang w:val="en-US" w:eastAsia="zh-CN"/>
          </w:rPr>
          <w:t>面临</w:t>
        </w:r>
      </w:ins>
      <w:ins w:id="807" w:author="Wei [2]" w:date="2026-05-22T13:37:14Z">
        <w:r>
          <w:rPr>
            <w:rFonts w:hint="eastAsia"/>
            <w:sz w:val="24"/>
            <w:highlight w:val="yellow"/>
            <w:lang w:val="en-US" w:eastAsia="zh-CN"/>
          </w:rPr>
          <w:t>着</w:t>
        </w:r>
      </w:ins>
      <w:ins w:id="808" w:author="Wei [2]" w:date="2026-05-22T13:36:47Z">
        <w:r>
          <w:rPr>
            <w:rFonts w:hint="eastAsia"/>
            <w:sz w:val="24"/>
            <w:highlight w:val="yellow"/>
            <w:lang w:val="en-US" w:eastAsia="zh-CN"/>
          </w:rPr>
          <w:t>与</w:t>
        </w:r>
      </w:ins>
      <w:ins w:id="809" w:author="Wei [2]" w:date="2026-05-22T13:36:49Z">
        <w:r>
          <w:rPr>
            <w:rFonts w:hint="eastAsia"/>
            <w:sz w:val="24"/>
            <w:highlight w:val="yellow"/>
            <w:lang w:val="en-US" w:eastAsia="zh-CN"/>
          </w:rPr>
          <w:t>既有</w:t>
        </w:r>
      </w:ins>
      <w:del w:id="810" w:author="Wei [2]" w:date="2026-05-22T13:36:52Z">
        <w:r>
          <w:rPr>
            <w:rFonts w:hint="eastAsia"/>
            <w:sz w:val="24"/>
            <w:highlight w:val="yellow"/>
            <w:rPrChange w:id="811" w:author="孙程姣" w:date="2026-05-07T11:07:00Z">
              <w:rPr>
                <w:rFonts w:hint="eastAsia"/>
                <w:sz w:val="24"/>
              </w:rPr>
            </w:rPrChange>
          </w:rPr>
          <w:delText>来</w:delText>
        </w:r>
      </w:del>
      <w:del w:id="813" w:author="Wei [2]" w:date="2026-05-22T13:36:52Z">
        <w:r>
          <w:rPr>
            <w:rFonts w:hint="eastAsia"/>
            <w:sz w:val="24"/>
            <w:highlight w:val="yellow"/>
            <w:rPrChange w:id="814" w:author="孙程姣" w:date="2026-05-07T11:07:00Z">
              <w:rPr>
                <w:rFonts w:hint="eastAsia"/>
                <w:sz w:val="24"/>
              </w:rPr>
            </w:rPrChange>
          </w:rPr>
          <w:delText>自</w:delText>
        </w:r>
      </w:del>
      <w:r>
        <w:rPr>
          <w:rFonts w:hint="eastAsia"/>
          <w:sz w:val="24"/>
          <w:highlight w:val="yellow"/>
          <w:rPrChange w:id="816" w:author="孙程姣" w:date="2026-05-07T11:07:00Z">
            <w:rPr>
              <w:rFonts w:hint="eastAsia"/>
              <w:sz w:val="24"/>
            </w:rPr>
          </w:rPrChange>
        </w:rPr>
        <w:t>理论</w:t>
      </w:r>
      <w:del w:id="817" w:author="Wei [2]" w:date="2026-05-22T13:36:57Z">
        <w:r>
          <w:rPr>
            <w:rFonts w:hint="eastAsia"/>
            <w:sz w:val="24"/>
            <w:highlight w:val="yellow"/>
            <w:rPrChange w:id="818" w:author="孙程姣" w:date="2026-05-07T11:07:00Z">
              <w:rPr>
                <w:rFonts w:hint="eastAsia"/>
                <w:sz w:val="24"/>
              </w:rPr>
            </w:rPrChange>
          </w:rPr>
          <w:delText>、社会</w:delText>
        </w:r>
      </w:del>
      <w:ins w:id="820" w:author="Wei" w:date="2025-05-22T21:45:00Z">
        <w:del w:id="821" w:author="Wei [2]" w:date="2026-05-22T13:36:57Z">
          <w:r>
            <w:rPr>
              <w:rFonts w:hint="eastAsia"/>
              <w:sz w:val="24"/>
              <w:highlight w:val="yellow"/>
              <w:rPrChange w:id="822" w:author="孙程姣" w:date="2026-05-07T11:07:00Z">
                <w:rPr>
                  <w:rFonts w:hint="eastAsia"/>
                  <w:sz w:val="24"/>
                </w:rPr>
              </w:rPrChange>
            </w:rPr>
            <w:delText>与实践</w:delText>
          </w:r>
        </w:del>
      </w:ins>
      <w:del w:id="825" w:author="Wei" w:date="2025-05-22T21:45:00Z">
        <w:r>
          <w:rPr>
            <w:rFonts w:hint="eastAsia"/>
            <w:sz w:val="24"/>
            <w:highlight w:val="yellow"/>
            <w:rPrChange w:id="826" w:author="孙程姣" w:date="2026-05-07T11:07:00Z">
              <w:rPr>
                <w:rFonts w:hint="eastAsia"/>
                <w:sz w:val="24"/>
              </w:rPr>
            </w:rPrChange>
          </w:rPr>
          <w:delText>和体制</w:delText>
        </w:r>
      </w:del>
      <w:r>
        <w:rPr>
          <w:rFonts w:hint="eastAsia"/>
          <w:sz w:val="24"/>
          <w:highlight w:val="yellow"/>
          <w:rPrChange w:id="827" w:author="孙程姣" w:date="2026-05-07T11:07:00Z">
            <w:rPr>
              <w:rFonts w:hint="eastAsia"/>
              <w:sz w:val="24"/>
            </w:rPr>
          </w:rPrChange>
        </w:rPr>
        <w:t>的结构性</w:t>
      </w:r>
      <w:del w:id="828" w:author="Wei" w:date="2025-05-22T21:45:00Z">
        <w:r>
          <w:rPr>
            <w:rFonts w:hint="eastAsia"/>
            <w:sz w:val="24"/>
            <w:highlight w:val="yellow"/>
            <w:rPrChange w:id="829" w:author="孙程姣" w:date="2026-05-07T11:07:00Z">
              <w:rPr>
                <w:rFonts w:hint="eastAsia"/>
                <w:sz w:val="24"/>
              </w:rPr>
            </w:rPrChange>
          </w:rPr>
          <w:delText>约束</w:delText>
        </w:r>
      </w:del>
      <w:ins w:id="830" w:author="Wei" w:date="2025-05-22T21:45:00Z">
        <w:r>
          <w:rPr>
            <w:rFonts w:hint="eastAsia"/>
            <w:sz w:val="24"/>
            <w:highlight w:val="yellow"/>
            <w:rPrChange w:id="831" w:author="孙程姣" w:date="2026-05-07T11:07:00Z">
              <w:rPr>
                <w:rFonts w:hint="eastAsia"/>
                <w:sz w:val="24"/>
              </w:rPr>
            </w:rPrChange>
          </w:rPr>
          <w:t>张力</w:t>
        </w:r>
      </w:ins>
      <w:r>
        <w:rPr>
          <w:rFonts w:hint="eastAsia"/>
          <w:sz w:val="24"/>
          <w:highlight w:val="yellow"/>
          <w:rPrChange w:id="832" w:author="孙程姣" w:date="2026-05-07T11:07:00Z">
            <w:rPr>
              <w:rFonts w:hint="eastAsia"/>
              <w:sz w:val="24"/>
            </w:rPr>
          </w:rPrChange>
        </w:rPr>
        <w:t>。</w:t>
      </w:r>
      <w:commentRangeEnd w:id="0"/>
      <w:r>
        <w:rPr>
          <w:rStyle w:val="16"/>
          <w:rFonts w:hAnsi="Calibri" w:cs="Times New Roman"/>
          <w:kern w:val="2"/>
        </w:rPr>
        <w:commentReference w:id="0"/>
      </w:r>
      <w:commentRangeEnd w:id="1"/>
      <w:r>
        <w:commentReference w:id="1"/>
      </w:r>
      <w:ins w:id="833" w:author="孙程姣" w:date="2026-05-07T11:07:00Z">
        <w:r>
          <w:rPr>
            <w:rFonts w:hint="eastAsia"/>
            <w:sz w:val="24"/>
          </w:rPr>
          <w:t>党的</w:t>
        </w:r>
      </w:ins>
      <w:r>
        <w:rPr>
          <w:rFonts w:hint="eastAsia"/>
          <w:sz w:val="24"/>
        </w:rPr>
        <w:t>十八大以来，</w:t>
      </w:r>
      <w:ins w:id="834" w:author="Wei" w:date="2025-05-22T19:23:00Z">
        <w:r>
          <w:rPr>
            <w:rFonts w:hint="eastAsia"/>
            <w:sz w:val="24"/>
          </w:rPr>
          <w:t>中国共产党</w:t>
        </w:r>
      </w:ins>
      <w:del w:id="835" w:author="Wei" w:date="2025-05-22T19:23:00Z">
        <w:r>
          <w:rPr>
            <w:rFonts w:hint="eastAsia"/>
            <w:sz w:val="24"/>
          </w:rPr>
          <w:delText>政党</w:delText>
        </w:r>
      </w:del>
      <w:r>
        <w:rPr>
          <w:rFonts w:hint="eastAsia"/>
          <w:sz w:val="24"/>
        </w:rPr>
        <w:t>有意识地从制度、组织和执行层面调适基层民主实践，推动基层民主与社会治理有机衔接。从民主选举的候选人资格审查、选举现场控制到权力运行的民主监督，民主选举过程不断优化。党通过现代信息技术应用、整体推动政策落实、完善和激活民主监督制度等举措，</w:t>
      </w:r>
      <w:ins w:id="836" w:author="Wei" w:date="2025-05-22T21:46:00Z">
        <w:r>
          <w:rPr>
            <w:rFonts w:hint="eastAsia"/>
            <w:sz w:val="24"/>
          </w:rPr>
          <w:t>增强群众行使</w:t>
        </w:r>
      </w:ins>
      <w:del w:id="837" w:author="Wei" w:date="2025-05-22T21:46:00Z">
        <w:r>
          <w:rPr>
            <w:rFonts w:hint="eastAsia"/>
            <w:sz w:val="24"/>
          </w:rPr>
          <w:delText>推动</w:delText>
        </w:r>
      </w:del>
      <w:r>
        <w:rPr>
          <w:rFonts w:hint="eastAsia"/>
          <w:sz w:val="24"/>
        </w:rPr>
        <w:t>民主权利</w:t>
      </w:r>
      <w:del w:id="838" w:author="Wei" w:date="2025-05-22T21:46:00Z">
        <w:r>
          <w:rPr>
            <w:sz w:val="24"/>
          </w:rPr>
          <w:delText>转化为民主</w:delText>
        </w:r>
      </w:del>
      <w:ins w:id="839" w:author="Wei" w:date="2025-05-22T21:46:00Z">
        <w:r>
          <w:rPr>
            <w:rFonts w:hint="eastAsia"/>
            <w:sz w:val="24"/>
          </w:rPr>
          <w:t>的</w:t>
        </w:r>
      </w:ins>
      <w:r>
        <w:rPr>
          <w:rFonts w:hint="eastAsia"/>
          <w:sz w:val="24"/>
        </w:rPr>
        <w:t>能力，打破了横亘在民主价值与有效治理、程序民主</w:t>
      </w:r>
      <w:del w:id="840" w:author="孙程姣" w:date="2026-05-07T11:08:00Z">
        <w:r>
          <w:rPr>
            <w:rFonts w:hint="eastAsia"/>
            <w:sz w:val="24"/>
          </w:rPr>
          <w:delText>和</w:delText>
        </w:r>
      </w:del>
      <w:ins w:id="841" w:author="孙程姣" w:date="2026-05-07T11:08:00Z">
        <w:r>
          <w:rPr>
            <w:rFonts w:hint="eastAsia"/>
            <w:sz w:val="24"/>
          </w:rPr>
          <w:t>与</w:t>
        </w:r>
      </w:ins>
      <w:r>
        <w:rPr>
          <w:rFonts w:hint="eastAsia"/>
          <w:sz w:val="24"/>
        </w:rPr>
        <w:t>实质民主之间的结构性障碍，推动</w:t>
      </w:r>
      <w:ins w:id="842" w:author="孙程姣" w:date="2026-05-07T11:09:00Z">
        <w:r>
          <w:rPr>
            <w:rFonts w:hint="eastAsia"/>
            <w:sz w:val="24"/>
          </w:rPr>
          <w:t>了</w:t>
        </w:r>
      </w:ins>
      <w:r>
        <w:rPr>
          <w:rFonts w:hint="eastAsia"/>
          <w:sz w:val="24"/>
        </w:rPr>
        <w:t>乡村民主高质量发展。</w:t>
      </w:r>
    </w:p>
    <w:p w14:paraId="3CC12D19">
      <w:pPr>
        <w:spacing w:line="324" w:lineRule="auto"/>
        <w:rPr>
          <w:b w:val="0"/>
          <w:bCs w:val="0"/>
          <w:sz w:val="24"/>
          <w:rPrChange w:id="843" w:author="孙程姣" w:date="2026-05-07T11:05:00Z">
            <w:rPr>
              <w:b/>
              <w:bCs/>
              <w:sz w:val="24"/>
            </w:rPr>
          </w:rPrChange>
        </w:rPr>
      </w:pPr>
      <w:ins w:id="844" w:author="孙程姣" w:date="2026-05-07T11:05:00Z">
        <w:r>
          <w:rPr>
            <w:rFonts w:hint="eastAsia" w:ascii="黑体" w:hAnsi="黑体" w:eastAsia="黑体" w:cs="黑体"/>
            <w:sz w:val="24"/>
          </w:rPr>
          <w:t>[</w:t>
        </w:r>
      </w:ins>
      <w:r>
        <w:rPr>
          <w:rFonts w:hint="eastAsia" w:ascii="黑体" w:hAnsi="黑体" w:eastAsia="黑体" w:cs="黑体"/>
          <w:sz w:val="24"/>
        </w:rPr>
        <w:t>关键词</w:t>
      </w:r>
      <w:ins w:id="845" w:author="孙程姣" w:date="2026-05-07T11:05:00Z">
        <w:r>
          <w:rPr>
            <w:rFonts w:hint="eastAsia" w:ascii="黑体" w:hAnsi="黑体" w:eastAsia="黑体" w:cs="黑体"/>
            <w:sz w:val="24"/>
          </w:rPr>
          <w:t>]</w:t>
        </w:r>
      </w:ins>
      <w:del w:id="846" w:author="孙程姣" w:date="2026-04-27T16:13:00Z">
        <w:r>
          <w:rPr>
            <w:rFonts w:hint="eastAsia"/>
            <w:b w:val="0"/>
            <w:bCs w:val="0"/>
            <w:sz w:val="24"/>
            <w:rPrChange w:id="847" w:author="孙程姣" w:date="2026-05-07T11:05:00Z">
              <w:rPr>
                <w:rFonts w:hint="eastAsia"/>
                <w:b/>
                <w:bCs/>
                <w:sz w:val="24"/>
              </w:rPr>
            </w:rPrChange>
          </w:rPr>
          <w:delText>：</w:delText>
        </w:r>
      </w:del>
      <w:r>
        <w:rPr>
          <w:rFonts w:hint="eastAsia"/>
          <w:b w:val="0"/>
          <w:bCs w:val="0"/>
          <w:sz w:val="24"/>
          <w:rPrChange w:id="848" w:author="孙程姣" w:date="2026-05-07T11:05:00Z">
            <w:rPr>
              <w:rFonts w:hint="eastAsia"/>
              <w:b/>
              <w:bCs/>
              <w:sz w:val="24"/>
            </w:rPr>
          </w:rPrChange>
        </w:rPr>
        <w:t>党的领导；全过程人民民主；</w:t>
      </w:r>
      <w:commentRangeStart w:id="2"/>
      <w:r>
        <w:rPr>
          <w:rFonts w:hint="eastAsia"/>
          <w:b w:val="0"/>
          <w:bCs w:val="0"/>
          <w:sz w:val="24"/>
          <w:highlight w:val="yellow"/>
          <w:rPrChange w:id="849" w:author="孙程姣" w:date="2026-05-07T11:10:00Z">
            <w:rPr>
              <w:rFonts w:hint="eastAsia"/>
              <w:b/>
              <w:bCs/>
              <w:sz w:val="24"/>
            </w:rPr>
          </w:rPrChange>
        </w:rPr>
        <w:t>过程优化</w:t>
      </w:r>
      <w:commentRangeEnd w:id="2"/>
      <w:r>
        <w:rPr>
          <w:rStyle w:val="16"/>
        </w:rPr>
        <w:commentReference w:id="2"/>
      </w:r>
      <w:r>
        <w:rPr>
          <w:rFonts w:hint="eastAsia"/>
          <w:b w:val="0"/>
          <w:bCs w:val="0"/>
          <w:sz w:val="24"/>
          <w:rPrChange w:id="850" w:author="孙程姣" w:date="2026-05-07T11:05:00Z">
            <w:rPr>
              <w:rFonts w:hint="eastAsia"/>
              <w:b/>
              <w:bCs/>
              <w:sz w:val="24"/>
            </w:rPr>
          </w:rPrChange>
        </w:rPr>
        <w:t>；增能社会；治理民主</w:t>
      </w:r>
    </w:p>
    <w:p w14:paraId="240B2513">
      <w:pPr>
        <w:spacing w:line="324" w:lineRule="auto"/>
        <w:rPr>
          <w:del w:id="851" w:author="Wei" w:date="2025-05-22T21:52:00Z"/>
          <w:b/>
          <w:bCs/>
          <w:sz w:val="24"/>
        </w:rPr>
      </w:pPr>
      <w:del w:id="852" w:author="Wei" w:date="2025-05-22T21:52:00Z">
        <w:r>
          <w:rPr>
            <w:rFonts w:hint="eastAsia"/>
            <w:b/>
            <w:bCs/>
            <w:sz w:val="24"/>
          </w:rPr>
          <w:delText>中图分类号：C911    文献标识码：A</w:delText>
        </w:r>
      </w:del>
    </w:p>
    <w:p w14:paraId="54E25508">
      <w:pPr>
        <w:spacing w:line="324" w:lineRule="auto"/>
        <w:jc w:val="left"/>
        <w:rPr>
          <w:rFonts w:hint="eastAsia" w:ascii="黑体" w:hAnsi="黑体" w:eastAsia="黑体"/>
          <w:sz w:val="28"/>
          <w:szCs w:val="28"/>
        </w:rPr>
      </w:pPr>
    </w:p>
    <w:p w14:paraId="49017431">
      <w:pPr>
        <w:spacing w:line="324" w:lineRule="auto"/>
        <w:jc w:val="center"/>
        <w:rPr>
          <w:sz w:val="24"/>
        </w:rPr>
      </w:pPr>
      <w:commentRangeStart w:id="3"/>
      <w:commentRangeStart w:id="4"/>
      <w:r>
        <w:rPr>
          <w:rFonts w:hint="eastAsia" w:ascii="黑体" w:hAnsi="黑体" w:eastAsia="黑体"/>
          <w:sz w:val="28"/>
          <w:szCs w:val="28"/>
          <w:highlight w:val="yellow"/>
          <w:rPrChange w:id="853" w:author="孙程姣" w:date="2026-05-07T11:13:00Z">
            <w:rPr>
              <w:rFonts w:hint="eastAsia" w:ascii="黑体" w:hAnsi="黑体" w:eastAsia="黑体"/>
              <w:sz w:val="28"/>
              <w:szCs w:val="28"/>
            </w:rPr>
          </w:rPrChange>
        </w:rPr>
        <w:t>一、</w:t>
      </w:r>
      <w:ins w:id="854" w:author="Wei" w:date="2025-05-22T19:45:00Z">
        <w:r>
          <w:rPr>
            <w:rFonts w:hint="eastAsia" w:ascii="黑体" w:hAnsi="黑体" w:eastAsia="黑体"/>
            <w:sz w:val="28"/>
            <w:szCs w:val="28"/>
            <w:highlight w:val="yellow"/>
            <w:rPrChange w:id="855" w:author="孙程姣" w:date="2026-05-07T11:13:00Z">
              <w:rPr>
                <w:rFonts w:hint="eastAsia" w:ascii="黑体" w:hAnsi="黑体" w:eastAsia="黑体"/>
                <w:sz w:val="28"/>
                <w:szCs w:val="28"/>
              </w:rPr>
            </w:rPrChange>
          </w:rPr>
          <w:t>问题</w:t>
        </w:r>
      </w:ins>
      <w:ins w:id="856" w:author="Wei [2]" w:date="2026-05-23T17:34:49Z">
        <w:r>
          <w:rPr>
            <w:rFonts w:hint="eastAsia" w:ascii="黑体" w:hAnsi="黑体" w:eastAsia="黑体"/>
            <w:sz w:val="28"/>
            <w:szCs w:val="28"/>
            <w:highlight w:val="yellow"/>
            <w:lang w:val="en-US" w:eastAsia="zh-CN"/>
          </w:rPr>
          <w:t>的</w:t>
        </w:r>
      </w:ins>
      <w:ins w:id="857" w:author="Wei" w:date="2025-05-22T19:45:00Z">
        <w:r>
          <w:rPr>
            <w:rFonts w:hint="eastAsia" w:ascii="黑体" w:hAnsi="黑体" w:eastAsia="黑体"/>
            <w:sz w:val="28"/>
            <w:szCs w:val="28"/>
            <w:highlight w:val="yellow"/>
            <w:rPrChange w:id="858" w:author="孙程姣" w:date="2026-05-07T11:13:00Z">
              <w:rPr>
                <w:rFonts w:hint="eastAsia" w:ascii="黑体" w:hAnsi="黑体" w:eastAsia="黑体"/>
                <w:sz w:val="28"/>
                <w:szCs w:val="28"/>
              </w:rPr>
            </w:rPrChange>
          </w:rPr>
          <w:t>提出</w:t>
        </w:r>
      </w:ins>
      <w:ins w:id="859" w:author="Wei" w:date="2025-05-22T19:45:00Z">
        <w:del w:id="860" w:author="Wei [2]" w:date="2026-05-23T17:34:48Z">
          <w:r>
            <w:rPr>
              <w:rFonts w:hint="eastAsia" w:ascii="黑体" w:hAnsi="黑体" w:eastAsia="黑体"/>
              <w:sz w:val="28"/>
              <w:szCs w:val="28"/>
              <w:highlight w:val="yellow"/>
              <w:rPrChange w:id="861" w:author="孙程姣" w:date="2026-05-07T11:13:00Z">
                <w:rPr>
                  <w:rFonts w:hint="eastAsia" w:ascii="黑体" w:hAnsi="黑体" w:eastAsia="黑体"/>
                  <w:sz w:val="28"/>
                  <w:szCs w:val="28"/>
                </w:rPr>
              </w:rPrChange>
            </w:rPr>
            <w:delText>与</w:delText>
          </w:r>
        </w:del>
      </w:ins>
      <w:del w:id="864" w:author="Wei [2]" w:date="2026-05-23T17:34:48Z">
        <w:r>
          <w:rPr>
            <w:rFonts w:hint="eastAsia" w:ascii="黑体" w:hAnsi="黑体" w:eastAsia="黑体"/>
            <w:sz w:val="28"/>
            <w:szCs w:val="28"/>
            <w:highlight w:val="yellow"/>
            <w:rPrChange w:id="865" w:author="孙程姣" w:date="2026-05-07T11:13:00Z">
              <w:rPr>
                <w:rFonts w:hint="eastAsia" w:ascii="黑体" w:hAnsi="黑体" w:eastAsia="黑体"/>
                <w:sz w:val="28"/>
                <w:szCs w:val="28"/>
              </w:rPr>
            </w:rPrChange>
          </w:rPr>
          <w:delText>研究回顾</w:delText>
        </w:r>
        <w:commentRangeEnd w:id="3"/>
      </w:del>
      <w:del w:id="867" w:author="Wei [2]" w:date="2026-05-23T17:34:48Z">
        <w:r>
          <w:rPr>
            <w:rStyle w:val="16"/>
          </w:rPr>
          <w:commentReference w:id="3"/>
        </w:r>
        <w:commentRangeEnd w:id="4"/>
      </w:del>
      <w:r>
        <w:commentReference w:id="4"/>
      </w:r>
    </w:p>
    <w:p w14:paraId="31F90CA6">
      <w:pPr>
        <w:spacing w:line="324" w:lineRule="auto"/>
        <w:rPr>
          <w:ins w:id="868" w:author="Wei" w:date="2025-05-22T19:45:00Z"/>
          <w:del w:id="869" w:author="孙程姣" w:date="2026-04-27T16:16:00Z"/>
          <w:rFonts w:ascii="黑体" w:hAnsi="黑体" w:eastAsia="黑体" w:cs="黑体"/>
          <w:b w:val="0"/>
          <w:bCs w:val="0"/>
          <w:sz w:val="24"/>
          <w:rPrChange w:id="870" w:author="Wei" w:date="2025-05-22T21:57:00Z">
            <w:rPr>
              <w:ins w:id="871" w:author="Wei" w:date="2025-05-22T19:45:00Z"/>
              <w:del w:id="872" w:author="孙程姣" w:date="2026-04-27T16:16:00Z"/>
              <w:b/>
              <w:bCs/>
              <w:sz w:val="24"/>
            </w:rPr>
          </w:rPrChange>
        </w:rPr>
      </w:pPr>
      <w:ins w:id="873" w:author="Wei" w:date="2025-05-22T19:45:00Z">
        <w:del w:id="874" w:author="孙程姣" w:date="2026-04-27T16:16:00Z">
          <w:r>
            <w:rPr>
              <w:rFonts w:hint="eastAsia" w:ascii="黑体" w:hAnsi="黑体" w:eastAsia="黑体" w:cs="黑体"/>
              <w:b w:val="0"/>
              <w:bCs w:val="0"/>
              <w:sz w:val="24"/>
              <w:rPrChange w:id="875" w:author="Wei" w:date="2025-05-22T21:57:00Z">
                <w:rPr>
                  <w:rFonts w:hint="eastAsia"/>
                  <w:b/>
                  <w:bCs/>
                  <w:sz w:val="24"/>
                </w:rPr>
              </w:rPrChange>
            </w:rPr>
            <w:delText>（一）问题的提出</w:delText>
          </w:r>
        </w:del>
      </w:ins>
    </w:p>
    <w:p w14:paraId="56ACDA3E">
      <w:pPr>
        <w:spacing w:line="324" w:lineRule="auto"/>
        <w:ind w:firstLine="480" w:firstLineChars="200"/>
        <w:rPr>
          <w:ins w:id="876" w:author="Wei" w:date="2025-05-22T19:48:00Z"/>
          <w:sz w:val="24"/>
        </w:rPr>
      </w:pPr>
      <w:ins w:id="877" w:author="Wei" w:date="2025-05-22T19:45:00Z">
        <w:r>
          <w:rPr>
            <w:rFonts w:hint="eastAsia"/>
            <w:sz w:val="24"/>
          </w:rPr>
          <w:t>发展乡村基层民主是实现社会有效治理的基础性工程。自1987年</w:t>
        </w:r>
      </w:ins>
      <w:ins w:id="878" w:author="Wei" w:date="2025-05-22T19:45:00Z">
        <w:r>
          <w:rPr>
            <w:rFonts w:hint="eastAsia"/>
            <w:color w:val="000000"/>
            <w:sz w:val="24"/>
          </w:rPr>
          <w:t>《中华人民共和国村民委员会组织法（试行）》</w:t>
        </w:r>
      </w:ins>
      <w:ins w:id="879" w:author="Wei" w:date="2025-05-22T19:45:00Z">
        <w:r>
          <w:rPr>
            <w:rFonts w:hint="eastAsia"/>
            <w:sz w:val="24"/>
          </w:rPr>
          <w:t>颁布实施以来，农村基层民主</w:t>
        </w:r>
      </w:ins>
      <w:ins w:id="880" w:author="Wei" w:date="2025-05-22T19:45:00Z">
        <w:del w:id="881" w:author="Wei [2]" w:date="2026-05-22T13:39:36Z">
          <w:r>
            <w:rPr>
              <w:rFonts w:hint="eastAsia"/>
              <w:sz w:val="24"/>
            </w:rPr>
            <w:delText>逐渐</w:delText>
          </w:r>
        </w:del>
      </w:ins>
      <w:ins w:id="882" w:author="Wei" w:date="2025-05-22T19:45:00Z">
        <w:r>
          <w:rPr>
            <w:rFonts w:hint="eastAsia"/>
            <w:sz w:val="24"/>
          </w:rPr>
          <w:t>从选举民主向协商民主、微自治等治理民主发展，民主实现形式越来越多样，其发展困境</w:t>
        </w:r>
      </w:ins>
      <w:ins w:id="883" w:author="Wei" w:date="2025-05-22T19:45:00Z">
        <w:r>
          <w:rPr>
            <w:rFonts w:hint="eastAsia"/>
            <w:color w:val="000000"/>
            <w:sz w:val="24"/>
            <w:rPrChange w:id="884" w:author="孙程姣" w:date="2026-05-11T14:29:00Z">
              <w:rPr>
                <w:rFonts w:hint="eastAsia"/>
                <w:sz w:val="24"/>
              </w:rPr>
            </w:rPrChange>
          </w:rPr>
          <w:t>亦</w:t>
        </w:r>
      </w:ins>
      <w:ins w:id="885" w:author="Wei" w:date="2025-05-22T19:45:00Z">
        <w:r>
          <w:rPr>
            <w:rFonts w:hint="eastAsia"/>
            <w:sz w:val="24"/>
          </w:rPr>
          <w:t>越发凸显。</w:t>
        </w:r>
      </w:ins>
      <w:ins w:id="886" w:author="孙程姣" w:date="2026-05-07T11:16:00Z">
        <w:r>
          <w:rPr>
            <w:rFonts w:hint="eastAsia"/>
            <w:sz w:val="24"/>
          </w:rPr>
          <w:t>有</w:t>
        </w:r>
      </w:ins>
      <w:ins w:id="887" w:author="Wei" w:date="2025-05-22T19:45:00Z">
        <w:r>
          <w:rPr>
            <w:rFonts w:hint="eastAsia"/>
            <w:sz w:val="24"/>
          </w:rPr>
          <w:t>学者指出，基层群众自治因素的提升须通过双重政治发展来实现，一是逐渐减弱国家权力对社会的直接控制和干预，二是提高社会自主性和独立性，加强社会自我管理、教育、发展和服务的能力</w:t>
        </w:r>
      </w:ins>
      <w:ins w:id="888" w:author="孙程姣" w:date="2026-05-07T11:17:00Z">
        <w:r>
          <w:rPr>
            <w:rFonts w:hint="eastAsia"/>
            <w:sz w:val="24"/>
          </w:rPr>
          <w:t>。</w:t>
        </w:r>
      </w:ins>
      <w:ins w:id="889" w:author="Wei" w:date="2025-05-22T19:45:00Z">
        <w:r>
          <w:rPr>
            <w:rStyle w:val="17"/>
            <w:rFonts w:hint="eastAsia"/>
            <w:sz w:val="24"/>
          </w:rPr>
          <w:footnoteReference w:id="2"/>
        </w:r>
      </w:ins>
      <w:ins w:id="890" w:author="Wei [2]" w:date="2026-05-22T13:41:54Z">
        <w:r>
          <w:rPr>
            <w:rFonts w:hint="eastAsia"/>
            <w:sz w:val="24"/>
            <w:lang w:val="en-US" w:eastAsia="zh-CN"/>
          </w:rPr>
          <w:t>人民</w:t>
        </w:r>
      </w:ins>
      <w:ins w:id="891" w:author="Wei [2]" w:date="2026-05-22T13:41:55Z">
        <w:r>
          <w:rPr>
            <w:rFonts w:hint="eastAsia"/>
            <w:sz w:val="24"/>
            <w:lang w:val="en-US" w:eastAsia="zh-CN"/>
          </w:rPr>
          <w:t>公社</w:t>
        </w:r>
      </w:ins>
      <w:ins w:id="892" w:author="Wei [2]" w:date="2026-05-22T13:41:56Z">
        <w:r>
          <w:rPr>
            <w:rFonts w:hint="eastAsia"/>
            <w:sz w:val="24"/>
            <w:lang w:val="en-US" w:eastAsia="zh-CN"/>
          </w:rPr>
          <w:t>解体</w:t>
        </w:r>
      </w:ins>
      <w:ins w:id="893" w:author="Wei [2]" w:date="2026-05-22T13:41:57Z">
        <w:r>
          <w:rPr>
            <w:rFonts w:hint="eastAsia"/>
            <w:sz w:val="24"/>
            <w:lang w:val="en-US" w:eastAsia="zh-CN"/>
          </w:rPr>
          <w:t>后，</w:t>
        </w:r>
      </w:ins>
      <w:ins w:id="894" w:author="Wei [2]" w:date="2026-05-22T13:42:00Z">
        <w:r>
          <w:rPr>
            <w:rFonts w:hint="eastAsia"/>
            <w:sz w:val="24"/>
            <w:lang w:val="en-US" w:eastAsia="zh-CN"/>
          </w:rPr>
          <w:t>各地</w:t>
        </w:r>
      </w:ins>
      <w:ins w:id="895" w:author="Wei [2]" w:date="2026-05-22T13:42:40Z">
        <w:r>
          <w:rPr>
            <w:rFonts w:hint="eastAsia"/>
            <w:sz w:val="24"/>
            <w:lang w:val="en-US" w:eastAsia="zh-CN"/>
          </w:rPr>
          <w:t>农村的</w:t>
        </w:r>
      </w:ins>
      <w:ins w:id="896" w:author="Wei [2]" w:date="2026-05-22T13:42:02Z">
        <w:r>
          <w:rPr>
            <w:rFonts w:hint="eastAsia"/>
            <w:sz w:val="24"/>
            <w:lang w:val="en-US" w:eastAsia="zh-CN"/>
          </w:rPr>
          <w:t>生产</w:t>
        </w:r>
      </w:ins>
      <w:ins w:id="897" w:author="Wei [2]" w:date="2026-05-22T13:43:16Z">
        <w:r>
          <w:rPr>
            <w:rFonts w:hint="eastAsia"/>
            <w:sz w:val="24"/>
            <w:lang w:val="en-US" w:eastAsia="zh-CN"/>
          </w:rPr>
          <w:t>大</w:t>
        </w:r>
      </w:ins>
      <w:ins w:id="898" w:author="Wei [2]" w:date="2026-05-22T13:42:03Z">
        <w:r>
          <w:rPr>
            <w:rFonts w:hint="eastAsia"/>
            <w:sz w:val="24"/>
            <w:lang w:val="en-US" w:eastAsia="zh-CN"/>
          </w:rPr>
          <w:t>队</w:t>
        </w:r>
      </w:ins>
      <w:ins w:id="899" w:author="Wei [2]" w:date="2026-05-22T13:42:07Z">
        <w:r>
          <w:rPr>
            <w:rFonts w:hint="eastAsia"/>
            <w:sz w:val="24"/>
            <w:lang w:val="en-US" w:eastAsia="zh-CN"/>
          </w:rPr>
          <w:t>转变为</w:t>
        </w:r>
      </w:ins>
      <w:ins w:id="900" w:author="Wei [2]" w:date="2026-05-22T13:42:08Z">
        <w:r>
          <w:rPr>
            <w:rFonts w:hint="eastAsia"/>
            <w:sz w:val="24"/>
            <w:lang w:val="en-US" w:eastAsia="zh-CN"/>
          </w:rPr>
          <w:t>村民</w:t>
        </w:r>
      </w:ins>
      <w:ins w:id="901" w:author="Wei [2]" w:date="2026-05-22T13:42:12Z">
        <w:r>
          <w:rPr>
            <w:rFonts w:hint="eastAsia"/>
            <w:sz w:val="24"/>
            <w:lang w:val="en-US" w:eastAsia="zh-CN"/>
          </w:rPr>
          <w:t>委员会</w:t>
        </w:r>
      </w:ins>
      <w:ins w:id="902" w:author="Wei [2]" w:date="2026-05-22T14:00:56Z">
        <w:r>
          <w:rPr>
            <w:rFonts w:hint="eastAsia"/>
            <w:sz w:val="24"/>
            <w:lang w:val="en-US" w:eastAsia="zh-CN"/>
          </w:rPr>
          <w:t>。</w:t>
        </w:r>
      </w:ins>
      <w:ins w:id="903" w:author="Wei" w:date="2025-05-22T19:45:00Z">
        <w:del w:id="904" w:author="孙程姣" w:date="2026-05-07T11:17:00Z">
          <w:commentRangeStart w:id="5"/>
          <w:commentRangeStart w:id="6"/>
          <w:r>
            <w:rPr>
              <w:rFonts w:hint="eastAsia"/>
              <w:sz w:val="24"/>
              <w:highlight w:val="yellow"/>
              <w:rPrChange w:id="905" w:author="孙程姣" w:date="2026-05-07T11:39:00Z">
                <w:rPr>
                  <w:rFonts w:hint="eastAsia"/>
                  <w:sz w:val="24"/>
                </w:rPr>
              </w:rPrChange>
            </w:rPr>
            <w:delText>。</w:delText>
          </w:r>
        </w:del>
      </w:ins>
      <w:ins w:id="906" w:author="Wei" w:date="2025-05-22T19:45:00Z">
        <w:r>
          <w:rPr>
            <w:rFonts w:hint="eastAsia"/>
            <w:sz w:val="24"/>
            <w:highlight w:val="yellow"/>
            <w:rPrChange w:id="907" w:author="孙程姣" w:date="2026-05-07T11:39:00Z">
              <w:rPr>
                <w:rFonts w:hint="eastAsia"/>
                <w:sz w:val="24"/>
              </w:rPr>
            </w:rPrChange>
          </w:rPr>
          <w:t>作为</w:t>
        </w:r>
      </w:ins>
      <w:ins w:id="908" w:author="Wei [2]" w:date="2026-05-22T14:00:30Z">
        <w:r>
          <w:rPr>
            <w:rFonts w:hint="eastAsia"/>
            <w:sz w:val="24"/>
            <w:highlight w:val="yellow"/>
            <w:lang w:eastAsia="zh-CN"/>
          </w:rPr>
          <w:t>《</w:t>
        </w:r>
      </w:ins>
      <w:ins w:id="909" w:author="Wei [2]" w:date="2026-05-22T14:00:33Z">
        <w:r>
          <w:rPr>
            <w:rFonts w:hint="eastAsia"/>
            <w:sz w:val="24"/>
            <w:highlight w:val="yellow"/>
            <w:lang w:val="en-US" w:eastAsia="zh-CN"/>
          </w:rPr>
          <w:t>宪法</w:t>
        </w:r>
      </w:ins>
      <w:ins w:id="910" w:author="Wei [2]" w:date="2026-05-22T14:00:30Z">
        <w:r>
          <w:rPr>
            <w:rFonts w:hint="eastAsia"/>
            <w:sz w:val="24"/>
            <w:highlight w:val="yellow"/>
            <w:lang w:eastAsia="zh-CN"/>
          </w:rPr>
          <w:t>》</w:t>
        </w:r>
      </w:ins>
      <w:ins w:id="911" w:author="Wei [2]" w:date="2026-05-22T14:00:35Z">
        <w:r>
          <w:rPr>
            <w:rFonts w:hint="eastAsia"/>
            <w:sz w:val="24"/>
            <w:highlight w:val="yellow"/>
            <w:lang w:val="en-US" w:eastAsia="zh-CN"/>
          </w:rPr>
          <w:t>明确</w:t>
        </w:r>
      </w:ins>
      <w:ins w:id="912" w:author="Wei [2]" w:date="2026-05-22T14:00:39Z">
        <w:r>
          <w:rPr>
            <w:rFonts w:hint="eastAsia"/>
            <w:sz w:val="24"/>
            <w:highlight w:val="yellow"/>
            <w:lang w:val="en-US" w:eastAsia="zh-CN"/>
          </w:rPr>
          <w:t>规定</w:t>
        </w:r>
      </w:ins>
      <w:ins w:id="913" w:author="Wei [2]" w:date="2026-05-22T14:00:40Z">
        <w:r>
          <w:rPr>
            <w:rFonts w:hint="eastAsia"/>
            <w:sz w:val="24"/>
            <w:highlight w:val="yellow"/>
            <w:lang w:val="en-US" w:eastAsia="zh-CN"/>
          </w:rPr>
          <w:t>为</w:t>
        </w:r>
      </w:ins>
      <w:ins w:id="914" w:author="Wei [2]" w:date="2026-05-22T14:00:43Z">
        <w:r>
          <w:rPr>
            <w:rFonts w:hint="eastAsia"/>
            <w:sz w:val="24"/>
            <w:highlight w:val="yellow"/>
            <w:lang w:val="en-US" w:eastAsia="zh-CN"/>
          </w:rPr>
          <w:t>群众性</w:t>
        </w:r>
      </w:ins>
      <w:ins w:id="915" w:author="Wei" w:date="2025-05-22T19:45:00Z">
        <w:del w:id="916" w:author="Wei [2]" w:date="2026-05-22T14:00:44Z">
          <w:r>
            <w:rPr>
              <w:rFonts w:hint="eastAsia"/>
              <w:sz w:val="24"/>
              <w:highlight w:val="yellow"/>
              <w:rPrChange w:id="917" w:author="孙程姣" w:date="2026-05-07T11:39:00Z">
                <w:rPr>
                  <w:rFonts w:hint="eastAsia"/>
                  <w:sz w:val="24"/>
                </w:rPr>
              </w:rPrChange>
            </w:rPr>
            <w:delText>村</w:delText>
          </w:r>
        </w:del>
      </w:ins>
      <w:ins w:id="920" w:author="Wei" w:date="2025-05-22T19:45:00Z">
        <w:del w:id="921" w:author="Wei [2]" w:date="2026-05-22T14:00:44Z">
          <w:r>
            <w:rPr>
              <w:rFonts w:hint="eastAsia"/>
              <w:sz w:val="24"/>
              <w:highlight w:val="yellow"/>
              <w:rPrChange w:id="922" w:author="孙程姣" w:date="2026-05-07T11:39:00Z">
                <w:rPr>
                  <w:rFonts w:hint="eastAsia"/>
                  <w:sz w:val="24"/>
                </w:rPr>
              </w:rPrChange>
            </w:rPr>
            <w:delText>民</w:delText>
          </w:r>
        </w:del>
      </w:ins>
      <w:ins w:id="925" w:author="Wei" w:date="2025-05-22T19:45:00Z">
        <w:r>
          <w:rPr>
            <w:rFonts w:hint="eastAsia"/>
            <w:sz w:val="24"/>
            <w:highlight w:val="yellow"/>
            <w:rPrChange w:id="926" w:author="孙程姣" w:date="2026-05-07T11:39:00Z">
              <w:rPr>
                <w:rFonts w:hint="eastAsia"/>
                <w:sz w:val="24"/>
              </w:rPr>
            </w:rPrChange>
          </w:rPr>
          <w:t>自治组织</w:t>
        </w:r>
      </w:ins>
      <w:ins w:id="927" w:author="Wei" w:date="2025-05-22T19:45:00Z">
        <w:del w:id="928" w:author="Wei [2]" w:date="2026-05-22T14:00:48Z">
          <w:r>
            <w:rPr>
              <w:rFonts w:hint="default"/>
              <w:sz w:val="24"/>
              <w:highlight w:val="yellow"/>
              <w:rPrChange w:id="929" w:author="孙程姣" w:date="2026-05-07T11:39:00Z">
                <w:rPr>
                  <w:rFonts w:hint="eastAsia"/>
                  <w:sz w:val="24"/>
                </w:rPr>
              </w:rPrChange>
            </w:rPr>
            <w:delText>，</w:delText>
          </w:r>
        </w:del>
      </w:ins>
      <w:ins w:id="932" w:author="Wei [2]" w:date="2026-05-22T14:00:48Z">
        <w:r>
          <w:rPr>
            <w:rFonts w:hint="eastAsia"/>
            <w:sz w:val="24"/>
            <w:highlight w:val="yellow"/>
            <w:lang w:eastAsia="zh-CN"/>
          </w:rPr>
          <w:t>的</w:t>
        </w:r>
      </w:ins>
      <w:ins w:id="933" w:author="Wei" w:date="2025-05-22T19:45:00Z">
        <w:r>
          <w:rPr>
            <w:rFonts w:hint="eastAsia"/>
            <w:sz w:val="24"/>
            <w:highlight w:val="yellow"/>
            <w:rPrChange w:id="934" w:author="孙程姣" w:date="2026-05-07T11:39:00Z">
              <w:rPr>
                <w:rFonts w:hint="eastAsia"/>
                <w:sz w:val="24"/>
              </w:rPr>
            </w:rPrChange>
          </w:rPr>
          <w:t>村民委员会</w:t>
        </w:r>
      </w:ins>
      <w:ins w:id="935" w:author="Wei [2]" w:date="2026-05-22T14:00:50Z">
        <w:r>
          <w:rPr>
            <w:rFonts w:hint="eastAsia"/>
            <w:sz w:val="24"/>
            <w:highlight w:val="yellow"/>
            <w:lang w:eastAsia="zh-CN"/>
          </w:rPr>
          <w:t>，</w:t>
        </w:r>
      </w:ins>
      <w:ins w:id="936" w:author="Wei [2]" w:date="2026-05-22T14:00:59Z">
        <w:r>
          <w:rPr>
            <w:rFonts w:hint="eastAsia"/>
            <w:sz w:val="24"/>
            <w:highlight w:val="yellow"/>
            <w:lang w:val="en-US" w:eastAsia="zh-CN"/>
          </w:rPr>
          <w:t>它</w:t>
        </w:r>
      </w:ins>
      <w:ins w:id="937" w:author="Wei" w:date="2025-05-22T19:45:00Z">
        <w:r>
          <w:rPr>
            <w:rFonts w:hint="eastAsia"/>
            <w:sz w:val="24"/>
            <w:highlight w:val="yellow"/>
            <w:rPrChange w:id="938" w:author="孙程姣" w:date="2026-05-07T11:39:00Z">
              <w:rPr>
                <w:rFonts w:hint="eastAsia"/>
                <w:sz w:val="24"/>
              </w:rPr>
            </w:rPrChange>
          </w:rPr>
          <w:t>在成立初期很大程度上扮演着社会当家人角色，村民自治</w:t>
        </w:r>
      </w:ins>
      <w:ins w:id="939" w:author="Wei [2]" w:date="2026-05-22T14:01:17Z">
        <w:r>
          <w:rPr>
            <w:rFonts w:hint="eastAsia"/>
            <w:sz w:val="24"/>
            <w:highlight w:val="yellow"/>
            <w:lang w:val="en-US" w:eastAsia="zh-CN"/>
          </w:rPr>
          <w:t>权利</w:t>
        </w:r>
      </w:ins>
      <w:ins w:id="940" w:author="Wei" w:date="2025-05-22T19:45:00Z">
        <w:del w:id="941" w:author="Wei [2]" w:date="2026-05-22T14:01:10Z">
          <w:r>
            <w:rPr>
              <w:rFonts w:hint="eastAsia"/>
              <w:sz w:val="24"/>
              <w:highlight w:val="yellow"/>
              <w:rPrChange w:id="942" w:author="孙程姣" w:date="2026-05-07T11:39:00Z">
                <w:rPr>
                  <w:rFonts w:hint="eastAsia"/>
                  <w:sz w:val="24"/>
                </w:rPr>
              </w:rPrChange>
            </w:rPr>
            <w:delText>的空间</w:delText>
          </w:r>
        </w:del>
      </w:ins>
      <w:ins w:id="945" w:author="Wei" w:date="2025-05-22T19:45:00Z">
        <w:r>
          <w:rPr>
            <w:rFonts w:hint="eastAsia"/>
            <w:sz w:val="24"/>
            <w:highlight w:val="yellow"/>
            <w:rPrChange w:id="946" w:author="孙程姣" w:date="2026-05-07T11:39:00Z">
              <w:rPr>
                <w:rFonts w:hint="eastAsia"/>
                <w:sz w:val="24"/>
              </w:rPr>
            </w:rPrChange>
          </w:rPr>
          <w:t>在国家权力让渡中逐渐增长。</w:t>
        </w:r>
        <w:commentRangeEnd w:id="5"/>
      </w:ins>
      <w:r>
        <w:rPr>
          <w:rStyle w:val="16"/>
        </w:rPr>
        <w:commentReference w:id="5"/>
      </w:r>
      <w:commentRangeEnd w:id="6"/>
      <w:r>
        <w:commentReference w:id="6"/>
      </w:r>
    </w:p>
    <w:p w14:paraId="3FA2D028">
      <w:pPr>
        <w:spacing w:line="324" w:lineRule="auto"/>
        <w:ind w:firstLine="480" w:firstLineChars="200"/>
        <w:rPr>
          <w:ins w:id="947" w:author="Wei [2]" w:date="2026-05-23T14:28:33Z"/>
          <w:rFonts w:hint="eastAsia"/>
          <w:sz w:val="24"/>
        </w:rPr>
      </w:pPr>
      <w:ins w:id="948" w:author="Wei" w:date="2025-05-22T19:45:00Z">
        <w:r>
          <w:rPr>
            <w:rFonts w:hint="eastAsia"/>
            <w:sz w:val="24"/>
          </w:rPr>
          <w:t>农村民主自治发展可分为</w:t>
        </w:r>
      </w:ins>
      <w:ins w:id="949" w:author="Wei" w:date="2025-05-22T19:45:00Z">
        <w:commentRangeStart w:id="7"/>
        <w:commentRangeStart w:id="8"/>
        <w:r>
          <w:rPr>
            <w:rFonts w:hint="eastAsia"/>
            <w:sz w:val="24"/>
            <w:highlight w:val="yellow"/>
            <w:rPrChange w:id="950" w:author="孙程姣" w:date="2026-05-07T11:47:00Z">
              <w:rPr>
                <w:rFonts w:hint="eastAsia"/>
                <w:sz w:val="24"/>
              </w:rPr>
            </w:rPrChange>
          </w:rPr>
          <w:t>三个阶段</w:t>
        </w:r>
        <w:commentRangeEnd w:id="7"/>
      </w:ins>
      <w:r>
        <w:rPr>
          <w:rStyle w:val="16"/>
        </w:rPr>
        <w:commentReference w:id="7"/>
      </w:r>
      <w:commentRangeEnd w:id="8"/>
      <w:r>
        <w:commentReference w:id="8"/>
      </w:r>
      <w:ins w:id="951" w:author="Wei" w:date="2025-05-22T19:45:00Z">
        <w:r>
          <w:rPr>
            <w:rFonts w:hint="eastAsia"/>
            <w:sz w:val="24"/>
          </w:rPr>
          <w:t>，</w:t>
        </w:r>
      </w:ins>
      <w:ins w:id="952" w:author="Wei" w:date="2025-05-22T19:45:00Z">
        <w:del w:id="953" w:author="Wei [2]" w:date="2026-05-22T13:47:26Z">
          <w:r>
            <w:rPr>
              <w:rFonts w:hint="default"/>
              <w:sz w:val="24"/>
              <w:lang w:val="en-US"/>
            </w:rPr>
            <w:delText>即</w:delText>
          </w:r>
        </w:del>
      </w:ins>
      <w:ins w:id="954" w:author="Wei [2]" w:date="2026-05-22T13:47:27Z">
        <w:r>
          <w:rPr>
            <w:rFonts w:hint="eastAsia"/>
            <w:sz w:val="24"/>
            <w:lang w:val="en-US" w:eastAsia="zh-CN"/>
          </w:rPr>
          <w:t>第一阶段</w:t>
        </w:r>
      </w:ins>
      <w:ins w:id="955" w:author="Wei [2]" w:date="2026-05-22T13:47:28Z">
        <w:r>
          <w:rPr>
            <w:rFonts w:hint="eastAsia"/>
            <w:sz w:val="24"/>
            <w:lang w:val="en-US" w:eastAsia="zh-CN"/>
          </w:rPr>
          <w:t>是</w:t>
        </w:r>
      </w:ins>
      <w:ins w:id="956" w:author="Wei [2]" w:date="2026-05-22T13:47:29Z">
        <w:r>
          <w:rPr>
            <w:rFonts w:hint="eastAsia"/>
            <w:sz w:val="24"/>
            <w:lang w:val="en-US" w:eastAsia="zh-CN"/>
          </w:rPr>
          <w:t>以</w:t>
        </w:r>
      </w:ins>
      <w:ins w:id="957" w:author="Wei [2]" w:date="2026-05-22T13:47:30Z">
        <w:r>
          <w:rPr>
            <w:rFonts w:hint="eastAsia"/>
            <w:sz w:val="24"/>
            <w:lang w:val="en-US" w:eastAsia="zh-CN"/>
          </w:rPr>
          <w:t>1</w:t>
        </w:r>
      </w:ins>
      <w:ins w:id="958" w:author="Wei [2]" w:date="2026-05-22T13:47:31Z">
        <w:r>
          <w:rPr>
            <w:rFonts w:hint="eastAsia"/>
            <w:sz w:val="24"/>
            <w:lang w:val="en-US" w:eastAsia="zh-CN"/>
          </w:rPr>
          <w:t>982</w:t>
        </w:r>
      </w:ins>
      <w:ins w:id="959" w:author="Wei [2]" w:date="2026-05-22T13:47:32Z">
        <w:r>
          <w:rPr>
            <w:rFonts w:hint="eastAsia"/>
            <w:sz w:val="24"/>
            <w:lang w:val="en-US" w:eastAsia="zh-CN"/>
          </w:rPr>
          <w:t>年</w:t>
        </w:r>
      </w:ins>
      <w:ins w:id="960" w:author="Wei [2]" w:date="2026-05-22T13:47:55Z">
        <w:r>
          <w:rPr>
            <w:rFonts w:hint="eastAsia"/>
            <w:sz w:val="24"/>
            <w:lang w:val="en-US" w:eastAsia="zh-CN"/>
          </w:rPr>
          <w:t>《</w:t>
        </w:r>
      </w:ins>
      <w:ins w:id="961" w:author="Wei [2]" w:date="2026-05-22T13:47:58Z">
        <w:r>
          <w:rPr>
            <w:rFonts w:hint="eastAsia"/>
            <w:sz w:val="24"/>
            <w:lang w:val="en-US" w:eastAsia="zh-CN"/>
          </w:rPr>
          <w:t>中华</w:t>
        </w:r>
      </w:ins>
      <w:ins w:id="962" w:author="Wei [2]" w:date="2026-05-22T13:47:59Z">
        <w:r>
          <w:rPr>
            <w:rFonts w:hint="eastAsia"/>
            <w:sz w:val="24"/>
            <w:lang w:val="en-US" w:eastAsia="zh-CN"/>
          </w:rPr>
          <w:t>人民</w:t>
        </w:r>
      </w:ins>
      <w:ins w:id="963" w:author="Wei [2]" w:date="2026-05-22T13:48:01Z">
        <w:r>
          <w:rPr>
            <w:rFonts w:hint="eastAsia"/>
            <w:sz w:val="24"/>
            <w:lang w:val="en-US" w:eastAsia="zh-CN"/>
          </w:rPr>
          <w:t>共和国宪法</w:t>
        </w:r>
      </w:ins>
      <w:ins w:id="964" w:author="Wei [2]" w:date="2026-05-22T13:47:55Z">
        <w:r>
          <w:rPr>
            <w:rFonts w:hint="eastAsia"/>
            <w:sz w:val="24"/>
            <w:lang w:val="en-US" w:eastAsia="zh-CN"/>
          </w:rPr>
          <w:t>》</w:t>
        </w:r>
      </w:ins>
      <w:ins w:id="965" w:author="Wei [2]" w:date="2026-05-22T13:48:05Z">
        <w:r>
          <w:rPr>
            <w:rFonts w:hint="eastAsia"/>
            <w:sz w:val="24"/>
            <w:lang w:val="en-US" w:eastAsia="zh-CN"/>
          </w:rPr>
          <w:t>的</w:t>
        </w:r>
      </w:ins>
      <w:ins w:id="966" w:author="Wei [2]" w:date="2026-05-22T13:47:36Z">
        <w:r>
          <w:rPr>
            <w:rFonts w:hint="eastAsia"/>
            <w:sz w:val="24"/>
            <w:lang w:val="en-US" w:eastAsia="zh-CN"/>
          </w:rPr>
          <w:t>颁布</w:t>
        </w:r>
      </w:ins>
      <w:ins w:id="967" w:author="Wei [2]" w:date="2026-05-22T13:47:38Z">
        <w:r>
          <w:rPr>
            <w:rFonts w:hint="eastAsia"/>
            <w:sz w:val="24"/>
            <w:lang w:val="en-US" w:eastAsia="zh-CN"/>
          </w:rPr>
          <w:t>为</w:t>
        </w:r>
      </w:ins>
      <w:ins w:id="968" w:author="Wei [2]" w:date="2026-05-22T13:47:42Z">
        <w:r>
          <w:rPr>
            <w:rFonts w:hint="eastAsia"/>
            <w:sz w:val="24"/>
            <w:lang w:val="en-US" w:eastAsia="zh-CN"/>
          </w:rPr>
          <w:t>标志</w:t>
        </w:r>
      </w:ins>
      <w:ins w:id="969" w:author="Wei [2]" w:date="2026-05-22T13:48:29Z">
        <w:r>
          <w:rPr>
            <w:rFonts w:hint="eastAsia"/>
            <w:sz w:val="24"/>
            <w:lang w:val="en-US" w:eastAsia="zh-CN"/>
          </w:rPr>
          <w:t>，</w:t>
        </w:r>
      </w:ins>
      <w:ins w:id="970" w:author="Wei [2]" w:date="2026-05-22T13:48:31Z">
        <w:r>
          <w:rPr>
            <w:rFonts w:hint="eastAsia"/>
            <w:sz w:val="24"/>
            <w:lang w:val="en-US" w:eastAsia="zh-CN"/>
          </w:rPr>
          <w:t>《宪法》</w:t>
        </w:r>
      </w:ins>
      <w:ins w:id="971" w:author="Wei [2]" w:date="2026-05-22T13:48:27Z">
        <w:r>
          <w:rPr>
            <w:rFonts w:hint="eastAsia"/>
            <w:sz w:val="24"/>
            <w:lang w:val="en-US" w:eastAsia="zh-CN"/>
          </w:rPr>
          <w:t>第110条规定“农村按居住地设立的村民委员会是基层群众性自治组织”</w:t>
        </w:r>
      </w:ins>
      <w:ins w:id="972" w:author="Wei" w:date="2025-05-22T19:45:00Z">
        <w:del w:id="973" w:author="Wei [2]" w:date="2026-05-22T13:55:16Z">
          <w:r>
            <w:rPr>
              <w:rFonts w:hint="eastAsia"/>
              <w:sz w:val="24"/>
            </w:rPr>
            <w:delText>人民公社解体后以自然村为基础的自发自治阶段</w:delText>
          </w:r>
        </w:del>
      </w:ins>
      <w:ins w:id="974" w:author="Wei [2]" w:date="2026-05-22T13:50:03Z">
        <w:r>
          <w:rPr>
            <w:rFonts w:hint="eastAsia"/>
            <w:sz w:val="24"/>
            <w:lang w:eastAsia="zh-CN"/>
          </w:rPr>
          <w:t>。</w:t>
        </w:r>
      </w:ins>
      <w:ins w:id="975" w:author="Wei [2]" w:date="2026-05-22T13:50:09Z">
        <w:r>
          <w:rPr>
            <w:rFonts w:hint="eastAsia"/>
            <w:sz w:val="24"/>
            <w:lang w:eastAsia="zh-CN"/>
          </w:rPr>
          <w:t>1980年，广西河池</w:t>
        </w:r>
      </w:ins>
      <w:ins w:id="976" w:author="Wei [2]" w:date="2026-05-23T17:38:51Z">
        <w:r>
          <w:rPr>
            <w:rFonts w:hint="eastAsia"/>
            <w:sz w:val="24"/>
            <w:lang w:val="en-US" w:eastAsia="zh-CN"/>
          </w:rPr>
          <w:t>宜州区</w:t>
        </w:r>
      </w:ins>
      <w:ins w:id="977" w:author="Wei [2]" w:date="2026-05-22T13:50:09Z">
        <w:r>
          <w:rPr>
            <w:rFonts w:hint="eastAsia"/>
            <w:sz w:val="24"/>
            <w:lang w:eastAsia="zh-CN"/>
          </w:rPr>
          <w:t>、</w:t>
        </w:r>
      </w:ins>
      <w:ins w:id="978" w:author="Wei [2]" w:date="2026-05-23T17:39:14Z">
        <w:r>
          <w:rPr>
            <w:rFonts w:hint="eastAsia"/>
            <w:sz w:val="24"/>
            <w:lang w:eastAsia="zh-CN"/>
          </w:rPr>
          <w:t>罗城仫佬族自治县</w:t>
        </w:r>
      </w:ins>
      <w:ins w:id="979" w:author="Wei [2]" w:date="2026-05-23T18:46:27Z">
        <w:r>
          <w:rPr>
            <w:rFonts w:hint="eastAsia"/>
            <w:sz w:val="24"/>
            <w:lang w:val="en-US" w:eastAsia="zh-CN"/>
          </w:rPr>
          <w:t>的</w:t>
        </w:r>
      </w:ins>
      <w:ins w:id="980" w:author="Wei [2]" w:date="2026-05-22T13:50:09Z">
        <w:r>
          <w:rPr>
            <w:rFonts w:hint="eastAsia"/>
            <w:sz w:val="24"/>
            <w:lang w:eastAsia="zh-CN"/>
          </w:rPr>
          <w:t>农民自发建立一种全新的基层组织形式——村民委员会</w:t>
        </w:r>
      </w:ins>
      <w:ins w:id="981" w:author="Wei [2]" w:date="2026-05-23T17:39:54Z">
        <w:r>
          <w:rPr>
            <w:rFonts w:hint="eastAsia"/>
            <w:sz w:val="24"/>
            <w:lang w:eastAsia="zh-CN"/>
          </w:rPr>
          <w:t>。</w:t>
        </w:r>
      </w:ins>
      <w:ins w:id="982" w:author="Wei [2]" w:date="2026-05-23T17:39:56Z">
        <w:r>
          <w:rPr>
            <w:rFonts w:hint="eastAsia"/>
            <w:sz w:val="24"/>
            <w:lang w:val="en-US" w:eastAsia="zh-CN"/>
          </w:rPr>
          <w:t>村民</w:t>
        </w:r>
      </w:ins>
      <w:ins w:id="983" w:author="Wei [2]" w:date="2026-05-23T17:39:57Z">
        <w:r>
          <w:rPr>
            <w:rFonts w:hint="eastAsia"/>
            <w:sz w:val="24"/>
            <w:lang w:val="en-US" w:eastAsia="zh-CN"/>
          </w:rPr>
          <w:t>委员会</w:t>
        </w:r>
      </w:ins>
      <w:ins w:id="984" w:author="Wei [2]" w:date="2026-05-22T13:50:09Z">
        <w:r>
          <w:rPr>
            <w:rFonts w:hint="eastAsia"/>
            <w:sz w:val="24"/>
            <w:lang w:eastAsia="zh-CN"/>
          </w:rPr>
          <w:t>最初功能是协助乡政府维护社会治安和集体水利设施，后来逐渐演化为一种基层群众性自治组织。</w:t>
        </w:r>
      </w:ins>
      <w:ins w:id="985" w:author="Wei [2]" w:date="2026-05-23T17:40:46Z">
        <w:r>
          <w:rPr>
            <w:rFonts w:hint="eastAsia"/>
            <w:sz w:val="24"/>
            <w:lang w:val="en-US" w:eastAsia="zh-CN"/>
          </w:rPr>
          <w:t>这一</w:t>
        </w:r>
      </w:ins>
      <w:ins w:id="986" w:author="Wei [2]" w:date="2026-05-23T17:40:47Z">
        <w:r>
          <w:rPr>
            <w:rFonts w:hint="eastAsia"/>
            <w:sz w:val="24"/>
            <w:lang w:val="en-US" w:eastAsia="zh-CN"/>
          </w:rPr>
          <w:t>地方</w:t>
        </w:r>
      </w:ins>
      <w:ins w:id="987" w:author="Wei [2]" w:date="2026-05-23T17:40:50Z">
        <w:r>
          <w:rPr>
            <w:rFonts w:hint="eastAsia"/>
            <w:sz w:val="24"/>
            <w:lang w:val="en-US" w:eastAsia="zh-CN"/>
          </w:rPr>
          <w:t>实践</w:t>
        </w:r>
      </w:ins>
      <w:ins w:id="988" w:author="Wei [2]" w:date="2026-05-23T17:40:52Z">
        <w:r>
          <w:rPr>
            <w:rFonts w:hint="eastAsia"/>
            <w:sz w:val="24"/>
            <w:lang w:val="en-US" w:eastAsia="zh-CN"/>
          </w:rPr>
          <w:t>创新被</w:t>
        </w:r>
      </w:ins>
      <w:ins w:id="989" w:author="Wei [2]" w:date="2026-05-23T17:40:54Z">
        <w:r>
          <w:rPr>
            <w:rFonts w:hint="eastAsia"/>
            <w:sz w:val="24"/>
            <w:lang w:val="en-US" w:eastAsia="zh-CN"/>
          </w:rPr>
          <w:t>中央</w:t>
        </w:r>
      </w:ins>
      <w:ins w:id="990" w:author="Wei [2]" w:date="2026-05-23T17:40:59Z">
        <w:r>
          <w:rPr>
            <w:rFonts w:hint="eastAsia"/>
            <w:sz w:val="24"/>
            <w:lang w:val="en-US" w:eastAsia="zh-CN"/>
          </w:rPr>
          <w:t>采纳</w:t>
        </w:r>
      </w:ins>
      <w:ins w:id="991" w:author="Wei [2]" w:date="2026-05-23T17:41:01Z">
        <w:r>
          <w:rPr>
            <w:rFonts w:hint="eastAsia"/>
            <w:sz w:val="24"/>
            <w:lang w:val="en-US" w:eastAsia="zh-CN"/>
          </w:rPr>
          <w:t>并在</w:t>
        </w:r>
      </w:ins>
      <w:ins w:id="992" w:author="Wei [2]" w:date="2026-05-23T17:41:02Z">
        <w:r>
          <w:rPr>
            <w:rFonts w:hint="eastAsia"/>
            <w:sz w:val="24"/>
            <w:lang w:val="en-US" w:eastAsia="zh-CN"/>
          </w:rPr>
          <w:t>全国</w:t>
        </w:r>
      </w:ins>
      <w:ins w:id="993" w:author="Wei [2]" w:date="2026-05-23T17:41:03Z">
        <w:r>
          <w:rPr>
            <w:rFonts w:hint="eastAsia"/>
            <w:sz w:val="24"/>
            <w:lang w:val="en-US" w:eastAsia="zh-CN"/>
          </w:rPr>
          <w:t>推广。</w:t>
        </w:r>
      </w:ins>
      <w:ins w:id="994" w:author="Wei [2]" w:date="2026-05-22T13:50:09Z">
        <w:r>
          <w:rPr>
            <w:rFonts w:hint="eastAsia"/>
            <w:sz w:val="24"/>
            <w:lang w:eastAsia="zh-CN"/>
          </w:rPr>
          <w:t>到1985年，全国共建立起948，628个村民委员会和588多万个村民组，取代了日益瓦解的生产大队和生产队。</w:t>
        </w:r>
      </w:ins>
      <w:ins w:id="995" w:author="Wei [2]" w:date="2026-05-22T13:50:14Z">
        <w:r>
          <w:rPr>
            <w:rStyle w:val="17"/>
            <w:rFonts w:hint="eastAsia"/>
            <w:sz w:val="24"/>
            <w:lang w:eastAsia="zh-CN"/>
          </w:rPr>
          <w:footnoteReference w:id="3"/>
        </w:r>
      </w:ins>
      <w:ins w:id="996" w:author="Wei [2]" w:date="2026-05-22T13:54:20Z">
        <w:r>
          <w:rPr>
            <w:rFonts w:hint="eastAsia"/>
            <w:sz w:val="24"/>
            <w:lang w:val="en-US" w:eastAsia="zh-CN"/>
          </w:rPr>
          <w:t>1</w:t>
        </w:r>
      </w:ins>
      <w:ins w:id="997" w:author="Wei [2]" w:date="2026-05-22T13:54:21Z">
        <w:r>
          <w:rPr>
            <w:rFonts w:hint="eastAsia"/>
            <w:sz w:val="24"/>
            <w:lang w:val="en-US" w:eastAsia="zh-CN"/>
          </w:rPr>
          <w:t>98</w:t>
        </w:r>
      </w:ins>
      <w:ins w:id="998" w:author="Wei [2]" w:date="2026-05-22T13:54:22Z">
        <w:r>
          <w:rPr>
            <w:rFonts w:hint="eastAsia"/>
            <w:sz w:val="24"/>
            <w:lang w:val="en-US" w:eastAsia="zh-CN"/>
          </w:rPr>
          <w:t>7</w:t>
        </w:r>
      </w:ins>
      <w:ins w:id="999" w:author="Wei [2]" w:date="2026-05-22T13:54:23Z">
        <w:r>
          <w:rPr>
            <w:rFonts w:hint="eastAsia"/>
            <w:sz w:val="24"/>
            <w:lang w:val="en-US" w:eastAsia="zh-CN"/>
          </w:rPr>
          <w:t>年</w:t>
        </w:r>
      </w:ins>
      <w:ins w:id="1000" w:author="Wei [2]" w:date="2026-05-22T13:54:34Z">
        <w:r>
          <w:rPr>
            <w:rFonts w:hint="eastAsia"/>
            <w:color w:val="000000"/>
            <w:sz w:val="24"/>
          </w:rPr>
          <w:t>《中华人民共和国村民委员会组织法（试行）》</w:t>
        </w:r>
      </w:ins>
      <w:ins w:id="1001" w:author="Wei [2]" w:date="2026-05-22T13:54:52Z">
        <w:r>
          <w:rPr>
            <w:rFonts w:hint="eastAsia"/>
            <w:color w:val="000000"/>
            <w:sz w:val="24"/>
            <w:lang w:val="en-US" w:eastAsia="zh-CN"/>
          </w:rPr>
          <w:t>颁布</w:t>
        </w:r>
      </w:ins>
      <w:ins w:id="1002" w:author="Wei [2]" w:date="2026-05-22T13:54:53Z">
        <w:r>
          <w:rPr>
            <w:rFonts w:hint="eastAsia"/>
            <w:color w:val="000000"/>
            <w:sz w:val="24"/>
            <w:lang w:val="en-US" w:eastAsia="zh-CN"/>
          </w:rPr>
          <w:t>实施，</w:t>
        </w:r>
      </w:ins>
      <w:ins w:id="1003" w:author="Wei [2]" w:date="2026-05-22T13:55:01Z">
        <w:r>
          <w:rPr>
            <w:rFonts w:hint="eastAsia"/>
            <w:color w:val="000000"/>
            <w:sz w:val="24"/>
            <w:lang w:val="en-US" w:eastAsia="zh-CN"/>
          </w:rPr>
          <w:t>标志着</w:t>
        </w:r>
      </w:ins>
      <w:ins w:id="1004" w:author="Wei [2]" w:date="2026-05-22T13:55:02Z">
        <w:r>
          <w:rPr>
            <w:rFonts w:hint="eastAsia"/>
            <w:color w:val="000000"/>
            <w:sz w:val="24"/>
            <w:lang w:val="en-US" w:eastAsia="zh-CN"/>
          </w:rPr>
          <w:t>我国</w:t>
        </w:r>
      </w:ins>
      <w:ins w:id="1005" w:author="Wei [2]" w:date="2026-05-22T13:55:03Z">
        <w:r>
          <w:rPr>
            <w:rFonts w:hint="eastAsia"/>
            <w:color w:val="000000"/>
            <w:sz w:val="24"/>
            <w:lang w:val="en-US" w:eastAsia="zh-CN"/>
          </w:rPr>
          <w:t>村民</w:t>
        </w:r>
      </w:ins>
      <w:ins w:id="1006" w:author="Wei [2]" w:date="2026-05-22T13:55:04Z">
        <w:r>
          <w:rPr>
            <w:rFonts w:hint="eastAsia"/>
            <w:color w:val="000000"/>
            <w:sz w:val="24"/>
            <w:lang w:val="en-US" w:eastAsia="zh-CN"/>
          </w:rPr>
          <w:t>自治进入</w:t>
        </w:r>
      </w:ins>
      <w:ins w:id="1007" w:author="Wei [2]" w:date="2026-05-22T13:55:05Z">
        <w:r>
          <w:rPr>
            <w:rFonts w:hint="eastAsia"/>
            <w:color w:val="000000"/>
            <w:sz w:val="24"/>
            <w:lang w:val="en-US" w:eastAsia="zh-CN"/>
          </w:rPr>
          <w:t>制度化</w:t>
        </w:r>
      </w:ins>
      <w:ins w:id="1008" w:author="Wei [2]" w:date="2026-05-22T13:55:06Z">
        <w:r>
          <w:rPr>
            <w:rFonts w:hint="eastAsia"/>
            <w:color w:val="000000"/>
            <w:sz w:val="24"/>
            <w:lang w:val="en-US" w:eastAsia="zh-CN"/>
          </w:rPr>
          <w:t>运行</w:t>
        </w:r>
      </w:ins>
      <w:ins w:id="1009" w:author="Wei [2]" w:date="2026-05-22T13:55:07Z">
        <w:r>
          <w:rPr>
            <w:rFonts w:hint="eastAsia"/>
            <w:color w:val="000000"/>
            <w:sz w:val="24"/>
            <w:lang w:val="en-US" w:eastAsia="zh-CN"/>
          </w:rPr>
          <w:t>阶段</w:t>
        </w:r>
      </w:ins>
      <w:ins w:id="1010" w:author="Wei [2]" w:date="2026-05-22T13:55:18Z">
        <w:r>
          <w:rPr>
            <w:rFonts w:hint="eastAsia"/>
            <w:sz w:val="24"/>
            <w:lang w:val="en-US" w:eastAsia="zh-CN"/>
          </w:rPr>
          <w:t>，这一</w:t>
        </w:r>
      </w:ins>
      <w:ins w:id="1011" w:author="Wei [2]" w:date="2026-05-23T17:41:30Z">
        <w:r>
          <w:rPr>
            <w:rFonts w:hint="eastAsia"/>
            <w:sz w:val="24"/>
            <w:lang w:val="en-US" w:eastAsia="zh-CN"/>
          </w:rPr>
          <w:t>时</w:t>
        </w:r>
      </w:ins>
      <w:ins w:id="1012" w:author="Wei [2]" w:date="2026-05-22T13:55:18Z">
        <w:r>
          <w:rPr>
            <w:rFonts w:hint="eastAsia"/>
            <w:sz w:val="24"/>
            <w:lang w:val="en-US" w:eastAsia="zh-CN"/>
          </w:rPr>
          <w:t>期村民</w:t>
        </w:r>
      </w:ins>
      <w:ins w:id="1013" w:author="Wei [2]" w:date="2026-05-22T13:55:18Z">
        <w:r>
          <w:rPr>
            <w:rFonts w:hint="eastAsia"/>
            <w:sz w:val="24"/>
          </w:rPr>
          <w:t>自治</w:t>
        </w:r>
      </w:ins>
      <w:ins w:id="1014" w:author="Wei [2]" w:date="2026-05-23T17:41:44Z">
        <w:r>
          <w:rPr>
            <w:rFonts w:hint="eastAsia"/>
            <w:sz w:val="24"/>
            <w:lang w:val="en-US" w:eastAsia="zh-CN"/>
          </w:rPr>
          <w:t>的</w:t>
        </w:r>
      </w:ins>
      <w:ins w:id="1015" w:author="Wei [2]" w:date="2026-05-23T17:41:50Z">
        <w:r>
          <w:rPr>
            <w:rFonts w:hint="eastAsia"/>
            <w:sz w:val="24"/>
            <w:lang w:val="en-US" w:eastAsia="zh-CN"/>
          </w:rPr>
          <w:t>单元是</w:t>
        </w:r>
      </w:ins>
      <w:ins w:id="1016" w:author="Wei [2]" w:date="2026-05-23T17:41:41Z">
        <w:r>
          <w:rPr>
            <w:rFonts w:hint="eastAsia"/>
            <w:sz w:val="24"/>
          </w:rPr>
          <w:t>自然村</w:t>
        </w:r>
      </w:ins>
      <w:ins w:id="1017" w:author="Wei [2]" w:date="2026-05-22T13:55:23Z">
        <w:r>
          <w:rPr>
            <w:rFonts w:hint="eastAsia"/>
            <w:sz w:val="24"/>
            <w:lang w:eastAsia="zh-CN"/>
          </w:rPr>
          <w:t>。</w:t>
        </w:r>
      </w:ins>
      <w:ins w:id="1018" w:author="Wei [2]" w:date="2026-05-22T13:49:10Z">
        <w:r>
          <w:rPr>
            <w:rFonts w:hint="eastAsia"/>
            <w:sz w:val="24"/>
            <w:lang w:val="en-US" w:eastAsia="zh-CN"/>
          </w:rPr>
          <w:t>第二阶段</w:t>
        </w:r>
      </w:ins>
      <w:ins w:id="1019" w:author="Wei [2]" w:date="2026-05-22T13:49:13Z">
        <w:r>
          <w:rPr>
            <w:rFonts w:hint="eastAsia"/>
            <w:sz w:val="24"/>
            <w:lang w:val="en-US" w:eastAsia="zh-CN"/>
          </w:rPr>
          <w:t>是</w:t>
        </w:r>
      </w:ins>
      <w:ins w:id="1020" w:author="Wei [2]" w:date="2026-05-22T13:49:14Z">
        <w:r>
          <w:rPr>
            <w:rFonts w:hint="eastAsia"/>
            <w:sz w:val="24"/>
            <w:lang w:val="en-US" w:eastAsia="zh-CN"/>
          </w:rPr>
          <w:t>以</w:t>
        </w:r>
      </w:ins>
      <w:ins w:id="1021" w:author="Wei" w:date="2025-05-22T19:45:00Z">
        <w:del w:id="1022" w:author="Wei [2]" w:date="2026-05-22T13:49:08Z">
          <w:r>
            <w:rPr>
              <w:rFonts w:hint="eastAsia"/>
              <w:sz w:val="24"/>
            </w:rPr>
            <w:delText>，</w:delText>
          </w:r>
        </w:del>
      </w:ins>
      <w:ins w:id="1023" w:author="Wei" w:date="2025-05-22T19:45:00Z">
        <w:r>
          <w:rPr>
            <w:rFonts w:hint="eastAsia"/>
            <w:sz w:val="24"/>
          </w:rPr>
          <w:t>1998年</w:t>
        </w:r>
      </w:ins>
      <w:ins w:id="1024" w:author="Wei [2]" w:date="2026-05-22T13:56:04Z">
        <w:r>
          <w:rPr>
            <w:rFonts w:hint="eastAsia"/>
            <w:sz w:val="24"/>
          </w:rPr>
          <w:t>《中华人民共和国村民委员会组织法》</w:t>
        </w:r>
      </w:ins>
      <w:ins w:id="1025" w:author="Wei [2]" w:date="2026-05-22T13:56:24Z">
        <w:r>
          <w:rPr>
            <w:rFonts w:hint="eastAsia"/>
            <w:sz w:val="24"/>
            <w:lang w:val="en-US" w:eastAsia="zh-CN"/>
          </w:rPr>
          <w:t>颁布</w:t>
        </w:r>
      </w:ins>
      <w:ins w:id="1026" w:author="Wei [2]" w:date="2026-05-22T13:56:25Z">
        <w:r>
          <w:rPr>
            <w:rFonts w:hint="eastAsia"/>
            <w:sz w:val="24"/>
            <w:lang w:val="en-US" w:eastAsia="zh-CN"/>
          </w:rPr>
          <w:t>实施</w:t>
        </w:r>
      </w:ins>
      <w:ins w:id="1027" w:author="Wei [2]" w:date="2026-05-22T13:56:56Z">
        <w:r>
          <w:rPr>
            <w:rFonts w:hint="eastAsia"/>
            <w:sz w:val="24"/>
            <w:lang w:val="en-US" w:eastAsia="zh-CN"/>
          </w:rPr>
          <w:t>为</w:t>
        </w:r>
      </w:ins>
      <w:ins w:id="1028" w:author="Wei [2]" w:date="2026-05-22T13:57:00Z">
        <w:r>
          <w:rPr>
            <w:rFonts w:hint="eastAsia"/>
            <w:sz w:val="24"/>
            <w:lang w:val="en-US" w:eastAsia="zh-CN"/>
          </w:rPr>
          <w:t>标志</w:t>
        </w:r>
      </w:ins>
      <w:ins w:id="1029" w:author="Wei [2]" w:date="2026-05-22T13:56:25Z">
        <w:r>
          <w:rPr>
            <w:rFonts w:hint="eastAsia"/>
            <w:sz w:val="24"/>
            <w:lang w:val="en-US" w:eastAsia="zh-CN"/>
          </w:rPr>
          <w:t>，</w:t>
        </w:r>
      </w:ins>
      <w:ins w:id="1030" w:author="Wei [2]" w:date="2026-05-22T13:57:06Z">
        <w:r>
          <w:rPr>
            <w:rFonts w:hint="eastAsia"/>
            <w:sz w:val="24"/>
            <w:lang w:val="en-US" w:eastAsia="zh-CN"/>
          </w:rPr>
          <w:t>农民</w:t>
        </w:r>
      </w:ins>
      <w:ins w:id="1031" w:author="Wei [2]" w:date="2026-05-22T13:57:13Z">
        <w:r>
          <w:rPr>
            <w:rFonts w:hint="eastAsia"/>
            <w:sz w:val="24"/>
            <w:lang w:val="en-US" w:eastAsia="zh-CN"/>
          </w:rPr>
          <w:t>依法</w:t>
        </w:r>
      </w:ins>
      <w:ins w:id="1032" w:author="Wei [2]" w:date="2026-05-22T13:57:14Z">
        <w:r>
          <w:rPr>
            <w:rFonts w:hint="eastAsia"/>
            <w:sz w:val="24"/>
            <w:lang w:val="en-US" w:eastAsia="zh-CN"/>
          </w:rPr>
          <w:t>行使</w:t>
        </w:r>
      </w:ins>
      <w:ins w:id="1033" w:author="Wei [2]" w:date="2026-05-22T13:57:17Z">
        <w:r>
          <w:rPr>
            <w:rFonts w:hint="eastAsia"/>
            <w:sz w:val="24"/>
            <w:lang w:val="en-US" w:eastAsia="zh-CN"/>
          </w:rPr>
          <w:t>自己在</w:t>
        </w:r>
      </w:ins>
      <w:ins w:id="1034" w:author="Wei [2]" w:date="2026-05-22T13:57:42Z">
        <w:r>
          <w:rPr>
            <w:rFonts w:hint="eastAsia"/>
            <w:sz w:val="24"/>
            <w:lang w:val="en-US" w:eastAsia="zh-CN"/>
          </w:rPr>
          <w:t>村</w:t>
        </w:r>
      </w:ins>
      <w:ins w:id="1035" w:author="Wei [2]" w:date="2026-05-22T13:57:44Z">
        <w:r>
          <w:rPr>
            <w:rFonts w:hint="eastAsia"/>
            <w:sz w:val="24"/>
            <w:lang w:val="en-US" w:eastAsia="zh-CN"/>
          </w:rPr>
          <w:t>民</w:t>
        </w:r>
      </w:ins>
      <w:ins w:id="1036" w:author="Wei [2]" w:date="2026-05-22T13:57:19Z">
        <w:r>
          <w:rPr>
            <w:rFonts w:hint="eastAsia"/>
            <w:sz w:val="24"/>
            <w:lang w:val="en-US" w:eastAsia="zh-CN"/>
          </w:rPr>
          <w:t>选举、</w:t>
        </w:r>
      </w:ins>
      <w:ins w:id="1037" w:author="Wei [2]" w:date="2026-05-22T13:57:47Z">
        <w:r>
          <w:rPr>
            <w:rFonts w:hint="eastAsia"/>
            <w:sz w:val="24"/>
            <w:lang w:val="en-US" w:eastAsia="zh-CN"/>
          </w:rPr>
          <w:t>村务</w:t>
        </w:r>
      </w:ins>
      <w:ins w:id="1038" w:author="Wei [2]" w:date="2026-05-22T13:57:20Z">
        <w:r>
          <w:rPr>
            <w:rFonts w:hint="eastAsia"/>
            <w:sz w:val="24"/>
            <w:lang w:val="en-US" w:eastAsia="zh-CN"/>
          </w:rPr>
          <w:t>监督</w:t>
        </w:r>
      </w:ins>
      <w:ins w:id="1039" w:author="Wei [2]" w:date="2026-05-22T13:57:21Z">
        <w:r>
          <w:rPr>
            <w:rFonts w:hint="eastAsia"/>
            <w:sz w:val="24"/>
            <w:lang w:val="en-US" w:eastAsia="zh-CN"/>
          </w:rPr>
          <w:t>、</w:t>
        </w:r>
      </w:ins>
      <w:ins w:id="1040" w:author="Wei [2]" w:date="2026-05-22T13:57:26Z">
        <w:r>
          <w:rPr>
            <w:rFonts w:hint="eastAsia"/>
            <w:sz w:val="24"/>
            <w:lang w:val="en-US" w:eastAsia="zh-CN"/>
          </w:rPr>
          <w:t>管理和</w:t>
        </w:r>
      </w:ins>
      <w:ins w:id="1041" w:author="Wei [2]" w:date="2026-05-22T13:57:56Z">
        <w:r>
          <w:rPr>
            <w:rFonts w:hint="eastAsia"/>
            <w:sz w:val="24"/>
            <w:lang w:val="en-US" w:eastAsia="zh-CN"/>
          </w:rPr>
          <w:t>决策上</w:t>
        </w:r>
      </w:ins>
      <w:ins w:id="1042" w:author="Wei [2]" w:date="2026-05-22T13:57:57Z">
        <w:r>
          <w:rPr>
            <w:rFonts w:hint="eastAsia"/>
            <w:sz w:val="24"/>
            <w:lang w:val="en-US" w:eastAsia="zh-CN"/>
          </w:rPr>
          <w:t>的</w:t>
        </w:r>
      </w:ins>
      <w:ins w:id="1043" w:author="Wei [2]" w:date="2026-05-22T13:57:58Z">
        <w:r>
          <w:rPr>
            <w:rFonts w:hint="eastAsia"/>
            <w:sz w:val="24"/>
            <w:lang w:val="en-US" w:eastAsia="zh-CN"/>
          </w:rPr>
          <w:t>权利，</w:t>
        </w:r>
      </w:ins>
      <w:ins w:id="1044" w:author="Wei [2]" w:date="2026-05-22T13:58:04Z">
        <w:r>
          <w:rPr>
            <w:rFonts w:hint="eastAsia"/>
            <w:sz w:val="24"/>
            <w:lang w:val="en-US" w:eastAsia="zh-CN"/>
          </w:rPr>
          <w:t>标志着</w:t>
        </w:r>
      </w:ins>
      <w:ins w:id="1045" w:author="Wei" w:date="2025-05-22T19:45:00Z">
        <w:del w:id="1046" w:author="Wei [2]" w:date="2026-05-22T13:57:05Z">
          <w:r>
            <w:rPr>
              <w:rFonts w:hint="eastAsia"/>
              <w:sz w:val="24"/>
            </w:rPr>
            <w:delText>以来</w:delText>
          </w:r>
        </w:del>
      </w:ins>
      <w:ins w:id="1047" w:author="Wei" w:date="2025-05-22T19:45:00Z">
        <w:r>
          <w:rPr>
            <w:rFonts w:hint="eastAsia"/>
            <w:sz w:val="24"/>
          </w:rPr>
          <w:t>以建制村为单元的村民自治</w:t>
        </w:r>
      </w:ins>
      <w:ins w:id="1048" w:author="孙程姣" w:date="2026-05-07T11:42:00Z">
        <w:r>
          <w:rPr>
            <w:rFonts w:hint="eastAsia"/>
            <w:sz w:val="24"/>
          </w:rPr>
          <w:t>阶段</w:t>
        </w:r>
      </w:ins>
      <w:ins w:id="1049" w:author="Wei [2]" w:date="2026-05-22T13:58:09Z">
        <w:r>
          <w:rPr>
            <w:rFonts w:hint="eastAsia"/>
            <w:sz w:val="24"/>
            <w:lang w:eastAsia="zh-CN"/>
          </w:rPr>
          <w:t>。</w:t>
        </w:r>
      </w:ins>
      <w:ins w:id="1050" w:author="Wei" w:date="2025-05-22T19:45:00Z">
        <w:del w:id="1051" w:author="Wei [2]" w:date="2026-05-22T13:58:09Z">
          <w:r>
            <w:rPr>
              <w:rFonts w:hint="eastAsia"/>
              <w:sz w:val="24"/>
            </w:rPr>
            <w:delText>，</w:delText>
          </w:r>
        </w:del>
      </w:ins>
      <w:ins w:id="1052" w:author="Wei" w:date="2025-05-22T19:45:00Z">
        <w:r>
          <w:rPr>
            <w:rFonts w:hint="eastAsia"/>
            <w:sz w:val="24"/>
          </w:rPr>
          <w:t>第三阶段是</w:t>
        </w:r>
      </w:ins>
      <w:ins w:id="1053" w:author="Wei [2]" w:date="2026-05-22T13:58:13Z">
        <w:r>
          <w:rPr>
            <w:rFonts w:hint="eastAsia"/>
            <w:sz w:val="24"/>
            <w:lang w:val="en-US" w:eastAsia="zh-CN"/>
          </w:rPr>
          <w:t>以</w:t>
        </w:r>
      </w:ins>
      <w:ins w:id="1054" w:author="Wei [2]" w:date="2026-05-22T13:58:15Z">
        <w:r>
          <w:rPr>
            <w:rFonts w:hint="eastAsia"/>
            <w:sz w:val="24"/>
            <w:lang w:val="en-US" w:eastAsia="zh-CN"/>
          </w:rPr>
          <w:t>2</w:t>
        </w:r>
      </w:ins>
      <w:ins w:id="1055" w:author="Wei [2]" w:date="2026-05-22T13:58:16Z">
        <w:r>
          <w:rPr>
            <w:rFonts w:hint="eastAsia"/>
            <w:sz w:val="24"/>
            <w:lang w:val="en-US" w:eastAsia="zh-CN"/>
          </w:rPr>
          <w:t>006</w:t>
        </w:r>
      </w:ins>
      <w:ins w:id="1056" w:author="Wei [2]" w:date="2026-05-22T13:58:17Z">
        <w:r>
          <w:rPr>
            <w:rFonts w:hint="eastAsia"/>
            <w:sz w:val="24"/>
            <w:lang w:val="en-US" w:eastAsia="zh-CN"/>
          </w:rPr>
          <w:t>年</w:t>
        </w:r>
      </w:ins>
      <w:ins w:id="1057" w:author="Wei [2]" w:date="2026-05-22T13:58:18Z">
        <w:r>
          <w:rPr>
            <w:rFonts w:hint="eastAsia"/>
            <w:sz w:val="24"/>
            <w:lang w:val="en-US" w:eastAsia="zh-CN"/>
          </w:rPr>
          <w:t>全面</w:t>
        </w:r>
      </w:ins>
      <w:ins w:id="1058" w:author="Wei [2]" w:date="2026-05-22T13:58:19Z">
        <w:r>
          <w:rPr>
            <w:rFonts w:hint="eastAsia"/>
            <w:sz w:val="24"/>
            <w:lang w:val="en-US" w:eastAsia="zh-CN"/>
          </w:rPr>
          <w:t>取消</w:t>
        </w:r>
      </w:ins>
      <w:ins w:id="1059" w:author="Wei [2]" w:date="2026-05-22T13:58:20Z">
        <w:r>
          <w:rPr>
            <w:rFonts w:hint="eastAsia"/>
            <w:sz w:val="24"/>
            <w:lang w:val="en-US" w:eastAsia="zh-CN"/>
          </w:rPr>
          <w:t>农业</w:t>
        </w:r>
      </w:ins>
      <w:ins w:id="1060" w:author="Wei [2]" w:date="2026-05-22T13:58:21Z">
        <w:r>
          <w:rPr>
            <w:rFonts w:hint="eastAsia"/>
            <w:sz w:val="24"/>
            <w:lang w:val="en-US" w:eastAsia="zh-CN"/>
          </w:rPr>
          <w:t>税费</w:t>
        </w:r>
      </w:ins>
      <w:ins w:id="1061" w:author="Wei [2]" w:date="2026-05-22T13:58:22Z">
        <w:r>
          <w:rPr>
            <w:rFonts w:hint="eastAsia"/>
            <w:sz w:val="24"/>
            <w:lang w:val="en-US" w:eastAsia="zh-CN"/>
          </w:rPr>
          <w:t>为标志，</w:t>
        </w:r>
      </w:ins>
      <w:ins w:id="1062" w:author="Wei" w:date="2025-05-22T19:45:00Z">
        <w:del w:id="1063" w:author="Wei [2]" w:date="2026-05-22T13:58:24Z">
          <w:r>
            <w:rPr>
              <w:rFonts w:hint="eastAsia"/>
              <w:sz w:val="24"/>
            </w:rPr>
            <w:delText>后税</w:delText>
          </w:r>
        </w:del>
      </w:ins>
      <w:ins w:id="1064" w:author="Wei" w:date="2025-05-22T19:45:00Z">
        <w:del w:id="1065" w:author="Wei [2]" w:date="2026-05-22T13:58:25Z">
          <w:r>
            <w:rPr>
              <w:rFonts w:hint="eastAsia"/>
              <w:sz w:val="24"/>
            </w:rPr>
            <w:delText>费</w:delText>
          </w:r>
        </w:del>
      </w:ins>
      <w:ins w:id="1066" w:author="Wei [2]" w:date="2026-05-22T13:58:29Z">
        <w:r>
          <w:rPr>
            <w:rFonts w:hint="eastAsia"/>
            <w:sz w:val="24"/>
            <w:lang w:val="en-US" w:eastAsia="zh-CN"/>
          </w:rPr>
          <w:t>村民自治</w:t>
        </w:r>
      </w:ins>
      <w:ins w:id="1067" w:author="Wei [2]" w:date="2026-05-23T17:43:04Z">
        <w:r>
          <w:rPr>
            <w:rFonts w:hint="eastAsia"/>
            <w:sz w:val="24"/>
            <w:lang w:val="en-US" w:eastAsia="zh-CN"/>
          </w:rPr>
          <w:t>进入</w:t>
        </w:r>
      </w:ins>
      <w:ins w:id="1068" w:author="Wei" w:date="2025-05-22T19:45:00Z">
        <w:del w:id="1069" w:author="Wei [2]" w:date="2026-05-22T13:58:37Z">
          <w:r>
            <w:rPr>
              <w:rFonts w:hint="eastAsia"/>
              <w:sz w:val="24"/>
            </w:rPr>
            <w:delText>以来</w:delText>
          </w:r>
        </w:del>
      </w:ins>
      <w:ins w:id="1070" w:author="Wei" w:date="2025-05-22T19:45:00Z">
        <w:r>
          <w:rPr>
            <w:rFonts w:hint="eastAsia"/>
            <w:sz w:val="24"/>
          </w:rPr>
          <w:t>“</w:t>
        </w:r>
      </w:ins>
      <w:ins w:id="1071" w:author="Wei" w:date="2025-05-22T19:45:00Z">
        <w:del w:id="1072" w:author="Wei [2]" w:date="2026-05-22T13:58:41Z">
          <w:r>
            <w:rPr>
              <w:rFonts w:hint="eastAsia"/>
              <w:sz w:val="24"/>
            </w:rPr>
            <w:delText>是</w:delText>
          </w:r>
        </w:del>
      </w:ins>
      <w:ins w:id="1073" w:author="Wei" w:date="2025-05-22T19:45:00Z">
        <w:r>
          <w:rPr>
            <w:rFonts w:hint="eastAsia"/>
            <w:sz w:val="24"/>
          </w:rPr>
          <w:t>把民主和自治再连接起来”</w:t>
        </w:r>
      </w:ins>
      <w:ins w:id="1074" w:author="Wei [2]" w:date="2026-05-22T13:59:01Z">
        <w:r>
          <w:rPr>
            <w:rStyle w:val="17"/>
            <w:rFonts w:hint="eastAsia" w:ascii="Times New Roman" w:hAnsi="Times New Roman"/>
            <w:sz w:val="24"/>
            <w:rPrChange w:id="1075" w:author="Wei [2]" w:date="2026-05-22T14:02:24Z">
              <w:rPr>
                <w:rStyle w:val="17"/>
                <w:sz w:val="24"/>
                <w:highlight w:val="yellow"/>
              </w:rPr>
            </w:rPrChange>
          </w:rPr>
          <w:footnoteReference w:id="4"/>
        </w:r>
      </w:ins>
      <w:ins w:id="1077" w:author="Wei" w:date="2025-05-22T19:45:00Z">
        <w:r>
          <w:rPr>
            <w:rFonts w:hint="eastAsia"/>
            <w:sz w:val="24"/>
          </w:rPr>
          <w:t>的阶段</w:t>
        </w:r>
      </w:ins>
      <w:ins w:id="1078" w:author="Wei" w:date="2025-05-22T19:45:00Z">
        <w:del w:id="1079" w:author="Wei [2]" w:date="2026-05-22T13:59:01Z">
          <w:commentRangeStart w:id="9"/>
          <w:commentRangeStart w:id="10"/>
          <w:r>
            <w:rPr>
              <w:rStyle w:val="17"/>
              <w:sz w:val="24"/>
              <w:highlight w:val="yellow"/>
              <w:rPrChange w:id="1080" w:author="孙程姣" w:date="2026-05-07T11:43:00Z">
                <w:rPr>
                  <w:rStyle w:val="17"/>
                  <w:sz w:val="24"/>
                </w:rPr>
              </w:rPrChange>
            </w:rPr>
            <w:footnoteReference w:id="5"/>
          </w:r>
          <w:commentRangeEnd w:id="9"/>
        </w:del>
      </w:ins>
      <w:r>
        <w:rPr>
          <w:rStyle w:val="16"/>
        </w:rPr>
        <w:commentReference w:id="9"/>
      </w:r>
      <w:commentRangeEnd w:id="10"/>
      <w:r>
        <w:commentReference w:id="10"/>
      </w:r>
      <w:ins w:id="1083" w:author="Wei" w:date="2025-05-22T19:45:00Z">
        <w:r>
          <w:rPr>
            <w:rFonts w:hint="eastAsia"/>
            <w:sz w:val="24"/>
          </w:rPr>
          <w:t>。</w:t>
        </w:r>
      </w:ins>
      <w:ins w:id="1084" w:author="Wei" w:date="2025-05-22T19:45:00Z">
        <w:del w:id="1085" w:author="孙程姣" w:date="2026-05-07T11:42:00Z">
          <w:r>
            <w:rPr>
              <w:rFonts w:hint="eastAsia"/>
              <w:sz w:val="24"/>
            </w:rPr>
            <w:delText>三十</w:delText>
          </w:r>
        </w:del>
      </w:ins>
      <w:ins w:id="1086" w:author="孙程姣" w:date="2026-05-07T11:42:00Z">
        <w:r>
          <w:rPr>
            <w:rFonts w:hint="eastAsia"/>
            <w:sz w:val="24"/>
          </w:rPr>
          <w:t>30</w:t>
        </w:r>
      </w:ins>
      <w:ins w:id="1087" w:author="Wei" w:date="2025-05-22T19:45:00Z">
        <w:r>
          <w:rPr>
            <w:rFonts w:hint="eastAsia"/>
            <w:sz w:val="24"/>
          </w:rPr>
          <w:t>余年来，备受中外学者关注的农村基层民主取得</w:t>
        </w:r>
      </w:ins>
      <w:ins w:id="1088" w:author="Wei" w:date="2025-05-22T19:45:00Z">
        <w:del w:id="1089" w:author="Wei [2]" w:date="2026-05-22T14:03:08Z">
          <w:r>
            <w:rPr>
              <w:rFonts w:hint="default"/>
              <w:sz w:val="24"/>
              <w:lang w:val="en-US"/>
            </w:rPr>
            <w:delText>明显</w:delText>
          </w:r>
        </w:del>
      </w:ins>
      <w:ins w:id="1090" w:author="Wei [2]" w:date="2026-05-22T14:03:08Z">
        <w:r>
          <w:rPr>
            <w:rFonts w:hint="eastAsia"/>
            <w:sz w:val="24"/>
            <w:lang w:val="en-US" w:eastAsia="zh-CN"/>
          </w:rPr>
          <w:t>重大</w:t>
        </w:r>
      </w:ins>
      <w:ins w:id="1091" w:author="Wei" w:date="2025-05-22T19:45:00Z">
        <w:r>
          <w:rPr>
            <w:rFonts w:hint="eastAsia"/>
            <w:sz w:val="24"/>
          </w:rPr>
          <w:t>进步，但竞争性选举活动与乡村</w:t>
        </w:r>
      </w:ins>
      <w:ins w:id="1092" w:author="Wei" w:date="2025-05-22T19:45:00Z">
        <w:del w:id="1093" w:author="Wei [2]" w:date="2026-05-23T17:43:31Z">
          <w:r>
            <w:rPr>
              <w:rFonts w:hint="default"/>
              <w:sz w:val="24"/>
              <w:lang w:val="en-US"/>
            </w:rPr>
            <w:delText>有序</w:delText>
          </w:r>
        </w:del>
      </w:ins>
      <w:ins w:id="1094" w:author="Wei [2]" w:date="2026-05-23T17:43:33Z">
        <w:r>
          <w:rPr>
            <w:rFonts w:hint="eastAsia"/>
            <w:sz w:val="24"/>
            <w:lang w:val="en-US" w:eastAsia="zh-CN"/>
          </w:rPr>
          <w:t>有效</w:t>
        </w:r>
      </w:ins>
      <w:ins w:id="1095" w:author="Wei" w:date="2025-05-22T19:45:00Z">
        <w:r>
          <w:rPr>
            <w:rFonts w:hint="eastAsia"/>
            <w:sz w:val="24"/>
          </w:rPr>
          <w:t>治理间也出现明显裂痕，以至于不少乡村干部认为“频繁的村庄选举搞乱了农村社会”。如何客观看待选举民主在乡土社会面临的实践困境？政党如何有效推进基层民主，</w:t>
        </w:r>
      </w:ins>
      <w:ins w:id="1096" w:author="Wei" w:date="2025-05-22T19:45:00Z">
        <w:del w:id="1097" w:author="Wei [2]" w:date="2026-05-23T17:44:00Z">
          <w:r>
            <w:rPr>
              <w:rFonts w:hint="default"/>
              <w:sz w:val="24"/>
              <w:lang w:val="en-US"/>
            </w:rPr>
            <w:delText>实现</w:delText>
          </w:r>
        </w:del>
      </w:ins>
      <w:ins w:id="1098" w:author="Wei [2]" w:date="2026-05-23T17:44:01Z">
        <w:r>
          <w:rPr>
            <w:rFonts w:hint="eastAsia"/>
            <w:sz w:val="24"/>
            <w:lang w:val="en-US" w:eastAsia="zh-CN"/>
          </w:rPr>
          <w:t>促进</w:t>
        </w:r>
      </w:ins>
      <w:ins w:id="1099" w:author="Wei" w:date="2025-05-22T19:45:00Z">
        <w:r>
          <w:rPr>
            <w:rFonts w:hint="eastAsia"/>
            <w:sz w:val="24"/>
          </w:rPr>
          <w:t>乡村社会有效治理？如上问题</w:t>
        </w:r>
      </w:ins>
      <w:ins w:id="1100" w:author="Wei" w:date="2025-05-22T19:45:00Z">
        <w:del w:id="1101" w:author="孙程姣" w:date="2026-05-07T11:57:00Z">
          <w:r>
            <w:rPr>
              <w:rFonts w:hint="eastAsia"/>
              <w:sz w:val="24"/>
            </w:rPr>
            <w:delText>成为</w:delText>
          </w:r>
        </w:del>
      </w:ins>
      <w:ins w:id="1102" w:author="孙程姣" w:date="2026-05-07T11:57:00Z">
        <w:r>
          <w:rPr>
            <w:rFonts w:hint="eastAsia"/>
            <w:sz w:val="24"/>
          </w:rPr>
          <w:t>是</w:t>
        </w:r>
      </w:ins>
      <w:ins w:id="1103" w:author="Wei" w:date="2025-05-22T19:45:00Z">
        <w:r>
          <w:rPr>
            <w:rFonts w:hint="eastAsia"/>
            <w:sz w:val="24"/>
          </w:rPr>
          <w:t>本文</w:t>
        </w:r>
      </w:ins>
      <w:ins w:id="1104" w:author="Wei [2]" w:date="2026-05-22T14:04:27Z">
        <w:r>
          <w:rPr>
            <w:rFonts w:hint="eastAsia"/>
            <w:sz w:val="24"/>
            <w:lang w:val="en-US" w:eastAsia="zh-CN"/>
          </w:rPr>
          <w:t>要</w:t>
        </w:r>
      </w:ins>
      <w:ins w:id="1105" w:author="Wei [2]" w:date="2026-05-22T14:04:28Z">
        <w:r>
          <w:rPr>
            <w:rFonts w:hint="eastAsia"/>
            <w:sz w:val="24"/>
            <w:lang w:val="en-US" w:eastAsia="zh-CN"/>
          </w:rPr>
          <w:t>讨论</w:t>
        </w:r>
      </w:ins>
      <w:ins w:id="1106" w:author="Wei" w:date="2025-05-22T19:45:00Z">
        <w:r>
          <w:rPr>
            <w:rFonts w:hint="eastAsia"/>
            <w:sz w:val="24"/>
          </w:rPr>
          <w:t>的核心议题。</w:t>
        </w:r>
      </w:ins>
    </w:p>
    <w:p w14:paraId="053D80DA">
      <w:pPr>
        <w:spacing w:line="324" w:lineRule="auto"/>
        <w:ind w:firstLine="480" w:firstLineChars="200"/>
        <w:rPr>
          <w:ins w:id="1107" w:author="Wei" w:date="2025-05-22T19:45:00Z"/>
          <w:del w:id="1108" w:author="Wei [2]" w:date="2026-05-23T14:28:33Z"/>
          <w:rFonts w:hint="eastAsia"/>
          <w:sz w:val="24"/>
        </w:rPr>
      </w:pPr>
    </w:p>
    <w:p w14:paraId="3FA2D028">
      <w:pPr>
        <w:spacing w:line="324" w:lineRule="auto"/>
        <w:ind w:firstLine="480" w:firstLineChars="200"/>
        <w:rPr>
          <w:ins w:id="1110" w:author="Wei" w:date="2025-05-22T19:45:00Z"/>
          <w:del w:id="1111" w:author="孙程姣" w:date="2026-04-27T16:17:00Z"/>
          <w:rFonts w:ascii="黑体" w:hAnsi="黑体" w:eastAsia="黑体" w:cs="黑体"/>
          <w:sz w:val="24"/>
          <w:rPrChange w:id="1112" w:author="Wei" w:date="2025-05-22T21:57:00Z">
            <w:rPr>
              <w:ins w:id="1113" w:author="Wei" w:date="2025-05-22T19:45:00Z"/>
              <w:del w:id="1114" w:author="孙程姣" w:date="2026-04-27T16:17:00Z"/>
              <w:sz w:val="24"/>
            </w:rPr>
          </w:rPrChange>
        </w:rPr>
        <w:pPrChange w:id="1109" w:author="Wei [2]" w:date="2026-05-23T14:28:33Z">
          <w:pPr>
            <w:spacing w:line="324" w:lineRule="auto"/>
            <w:ind w:firstLine="480" w:firstLineChars="200"/>
          </w:pPr>
        </w:pPrChange>
      </w:pPr>
      <w:ins w:id="1115" w:author="Wei" w:date="2025-05-22T19:45:00Z">
        <w:del w:id="1116" w:author="孙程姣" w:date="2026-04-27T16:17:00Z">
          <w:r>
            <w:rPr>
              <w:rFonts w:hint="eastAsia" w:ascii="黑体" w:hAnsi="黑体" w:eastAsia="黑体" w:cs="黑体"/>
              <w:sz w:val="24"/>
              <w:rPrChange w:id="1117" w:author="Wei" w:date="2025-05-22T21:57:00Z">
                <w:rPr>
                  <w:rFonts w:hint="eastAsia"/>
                  <w:sz w:val="24"/>
                </w:rPr>
              </w:rPrChange>
            </w:rPr>
            <w:delText>（二）研究回顾</w:delText>
          </w:r>
        </w:del>
      </w:ins>
    </w:p>
    <w:p w14:paraId="261F50C0">
      <w:pPr>
        <w:spacing w:line="324" w:lineRule="auto"/>
        <w:ind w:firstLine="480" w:firstLineChars="200"/>
        <w:rPr>
          <w:ins w:id="1118" w:author="Wei [2]" w:date="2026-05-23T19:57:40Z"/>
          <w:rFonts w:hint="eastAsia"/>
          <w:sz w:val="24"/>
        </w:rPr>
      </w:pPr>
      <w:del w:id="1119" w:author="Wei [2]" w:date="2026-05-23T14:28:12Z">
        <w:r>
          <w:rPr>
            <w:rFonts w:hint="eastAsia"/>
            <w:sz w:val="24"/>
          </w:rPr>
          <w:delText>近些年来，</w:delText>
        </w:r>
      </w:del>
      <w:del w:id="1120" w:author="Wei [2]" w:date="2026-05-23T14:28:12Z">
        <w:r>
          <w:rPr>
            <w:rFonts w:hint="eastAsia"/>
            <w:strike/>
            <w:sz w:val="24"/>
            <w:rPrChange w:id="1121" w:author="Wei [2]" w:date="2026-05-22T14:15:56Z">
              <w:rPr>
                <w:rFonts w:hint="eastAsia"/>
                <w:sz w:val="24"/>
              </w:rPr>
            </w:rPrChange>
          </w:rPr>
          <w:delText>基层民主实践中的党政关系</w:delText>
        </w:r>
      </w:del>
      <w:del w:id="1123" w:author="Wei [2]" w:date="2026-05-23T14:28:12Z">
        <w:r>
          <w:rPr>
            <w:rStyle w:val="17"/>
            <w:rFonts w:hint="eastAsia"/>
            <w:strike/>
            <w:sz w:val="24"/>
            <w:rPrChange w:id="1124" w:author="Wei [2]" w:date="2026-05-22T14:15:56Z">
              <w:rPr>
                <w:rStyle w:val="17"/>
                <w:rFonts w:hint="eastAsia"/>
                <w:sz w:val="24"/>
              </w:rPr>
            </w:rPrChange>
          </w:rPr>
          <w:footnoteReference w:id="6"/>
        </w:r>
      </w:del>
      <w:del w:id="1126" w:author="Wei [2]" w:date="2026-05-23T14:28:12Z">
        <w:r>
          <w:rPr>
            <w:rFonts w:hint="eastAsia"/>
            <w:strike/>
            <w:sz w:val="24"/>
            <w:rPrChange w:id="1127" w:author="Wei [2]" w:date="2026-05-22T14:15:56Z">
              <w:rPr>
                <w:rFonts w:hint="eastAsia"/>
                <w:sz w:val="24"/>
              </w:rPr>
            </w:rPrChange>
          </w:rPr>
          <w:delText>、村</w:delText>
        </w:r>
      </w:del>
      <w:ins w:id="1129" w:author="孙程姣" w:date="2026-05-07T11:57:00Z">
        <w:del w:id="1130" w:author="Wei [2]" w:date="2026-05-23T14:28:12Z">
          <w:r>
            <w:rPr>
              <w:rFonts w:hint="eastAsia"/>
              <w:strike/>
              <w:sz w:val="24"/>
              <w:rPrChange w:id="1131" w:author="Wei [2]" w:date="2026-05-22T14:15:56Z">
                <w:rPr>
                  <w:rFonts w:hint="eastAsia"/>
                  <w:sz w:val="24"/>
                </w:rPr>
              </w:rPrChange>
            </w:rPr>
            <w:delText>“</w:delText>
          </w:r>
        </w:del>
      </w:ins>
      <w:del w:id="1134" w:author="Wei [2]" w:date="2026-05-23T14:28:12Z">
        <w:r>
          <w:rPr>
            <w:rFonts w:hint="eastAsia"/>
            <w:strike/>
            <w:sz w:val="24"/>
            <w:rPrChange w:id="1135" w:author="Wei [2]" w:date="2026-05-22T14:15:56Z">
              <w:rPr>
                <w:rFonts w:hint="eastAsia"/>
                <w:sz w:val="24"/>
              </w:rPr>
            </w:rPrChange>
          </w:rPr>
          <w:delText>两委</w:delText>
        </w:r>
      </w:del>
      <w:ins w:id="1137" w:author="孙程姣" w:date="2026-05-07T11:57:00Z">
        <w:del w:id="1138" w:author="Wei [2]" w:date="2026-05-23T14:28:12Z">
          <w:r>
            <w:rPr>
              <w:rFonts w:hint="eastAsia"/>
              <w:strike/>
              <w:sz w:val="24"/>
              <w:rPrChange w:id="1139" w:author="Wei [2]" w:date="2026-05-22T14:15:56Z">
                <w:rPr>
                  <w:rFonts w:hint="eastAsia"/>
                  <w:sz w:val="24"/>
                </w:rPr>
              </w:rPrChange>
            </w:rPr>
            <w:delText>”</w:delText>
          </w:r>
        </w:del>
      </w:ins>
      <w:del w:id="1142" w:author="Wei [2]" w:date="2026-05-23T14:28:12Z">
        <w:r>
          <w:rPr>
            <w:rFonts w:hint="eastAsia"/>
            <w:strike/>
            <w:sz w:val="24"/>
            <w:rPrChange w:id="1143" w:author="Wei [2]" w:date="2026-05-22T14:15:56Z">
              <w:rPr>
                <w:rFonts w:hint="eastAsia"/>
                <w:sz w:val="24"/>
              </w:rPr>
            </w:rPrChange>
          </w:rPr>
          <w:delText>关系</w:delText>
        </w:r>
      </w:del>
      <w:del w:id="1145" w:author="Wei [2]" w:date="2026-05-23T14:28:12Z">
        <w:r>
          <w:rPr>
            <w:rStyle w:val="17"/>
            <w:rFonts w:hint="eastAsia"/>
            <w:strike/>
            <w:sz w:val="24"/>
            <w:rPrChange w:id="1146" w:author="Wei [2]" w:date="2026-05-22T14:15:56Z">
              <w:rPr>
                <w:rStyle w:val="17"/>
                <w:rFonts w:hint="eastAsia"/>
                <w:sz w:val="24"/>
              </w:rPr>
            </w:rPrChange>
          </w:rPr>
          <w:footnoteReference w:id="7"/>
        </w:r>
      </w:del>
      <w:del w:id="1148" w:author="Wei [2]" w:date="2026-05-23T14:28:12Z">
        <w:r>
          <w:rPr>
            <w:rFonts w:hint="eastAsia"/>
            <w:strike/>
            <w:sz w:val="24"/>
            <w:rPrChange w:id="1149" w:author="Wei [2]" w:date="2026-05-22T14:15:56Z">
              <w:rPr>
                <w:rFonts w:hint="eastAsia"/>
                <w:sz w:val="24"/>
              </w:rPr>
            </w:rPrChange>
          </w:rPr>
          <w:delText>、国家社会关系</w:delText>
        </w:r>
      </w:del>
      <w:del w:id="1151" w:author="Wei [2]" w:date="2026-05-23T14:28:12Z">
        <w:r>
          <w:rPr>
            <w:rStyle w:val="17"/>
            <w:rFonts w:hint="eastAsia"/>
            <w:strike/>
            <w:sz w:val="24"/>
            <w:rPrChange w:id="1152" w:author="Wei [2]" w:date="2026-05-22T14:15:56Z">
              <w:rPr>
                <w:rStyle w:val="17"/>
                <w:rFonts w:hint="eastAsia"/>
                <w:sz w:val="24"/>
              </w:rPr>
            </w:rPrChange>
          </w:rPr>
          <w:footnoteReference w:id="8"/>
        </w:r>
      </w:del>
      <w:del w:id="1154" w:author="Wei [2]" w:date="2026-05-23T14:28:12Z">
        <w:r>
          <w:rPr>
            <w:rFonts w:hint="eastAsia"/>
            <w:strike/>
            <w:sz w:val="24"/>
            <w:rPrChange w:id="1155" w:author="Wei [2]" w:date="2026-05-22T14:15:56Z">
              <w:rPr>
                <w:rFonts w:hint="eastAsia"/>
                <w:sz w:val="24"/>
              </w:rPr>
            </w:rPrChange>
          </w:rPr>
          <w:delText>、民主与治理关系</w:delText>
        </w:r>
      </w:del>
      <w:del w:id="1157" w:author="Wei [2]" w:date="2026-05-23T14:28:12Z">
        <w:r>
          <w:rPr>
            <w:rStyle w:val="17"/>
            <w:rFonts w:hint="eastAsia"/>
            <w:strike/>
            <w:sz w:val="24"/>
            <w:rPrChange w:id="1158" w:author="Wei [2]" w:date="2026-05-22T14:15:56Z">
              <w:rPr>
                <w:rStyle w:val="17"/>
                <w:rFonts w:hint="eastAsia"/>
                <w:sz w:val="24"/>
              </w:rPr>
            </w:rPrChange>
          </w:rPr>
          <w:footnoteReference w:id="9"/>
        </w:r>
      </w:del>
      <w:del w:id="1160" w:author="Wei [2]" w:date="2026-05-23T14:28:12Z">
        <w:r>
          <w:rPr>
            <w:rFonts w:hint="eastAsia"/>
            <w:strike/>
            <w:sz w:val="24"/>
            <w:rPrChange w:id="1161" w:author="Wei [2]" w:date="2026-05-22T14:15:56Z">
              <w:rPr>
                <w:rFonts w:hint="eastAsia"/>
                <w:sz w:val="24"/>
              </w:rPr>
            </w:rPrChange>
          </w:rPr>
          <w:delText>、社会分化与选举异化</w:delText>
        </w:r>
      </w:del>
      <w:del w:id="1163" w:author="Wei [2]" w:date="2026-05-23T14:28:12Z">
        <w:r>
          <w:rPr>
            <w:rStyle w:val="17"/>
            <w:rFonts w:hint="eastAsia"/>
            <w:strike/>
            <w:sz w:val="24"/>
            <w:rPrChange w:id="1164" w:author="Wei [2]" w:date="2026-05-22T14:15:56Z">
              <w:rPr>
                <w:rStyle w:val="17"/>
                <w:rFonts w:hint="eastAsia"/>
                <w:sz w:val="24"/>
              </w:rPr>
            </w:rPrChange>
          </w:rPr>
          <w:footnoteReference w:id="10"/>
        </w:r>
      </w:del>
      <w:del w:id="1166" w:author="Wei [2]" w:date="2026-05-23T14:28:12Z">
        <w:r>
          <w:rPr>
            <w:rFonts w:hint="eastAsia"/>
            <w:strike/>
            <w:sz w:val="24"/>
            <w:rPrChange w:id="1167" w:author="Wei [2]" w:date="2026-05-22T14:15:56Z">
              <w:rPr>
                <w:rFonts w:hint="eastAsia"/>
                <w:sz w:val="24"/>
              </w:rPr>
            </w:rPrChange>
          </w:rPr>
          <w:delText>等问题引起学界关注，其中</w:delText>
        </w:r>
      </w:del>
      <w:del w:id="1169" w:author="Wei [2]" w:date="2026-05-23T14:28:12Z">
        <w:r>
          <w:rPr>
            <w:rFonts w:hint="default"/>
            <w:strike/>
            <w:sz w:val="24"/>
            <w:lang w:val="en-US"/>
            <w:rPrChange w:id="1170" w:author="Wei [2]" w:date="2026-05-22T14:15:56Z">
              <w:rPr>
                <w:rFonts w:hint="default"/>
                <w:sz w:val="24"/>
                <w:lang w:val="en-US"/>
              </w:rPr>
            </w:rPrChange>
          </w:rPr>
          <w:delText>最为</w:delText>
        </w:r>
      </w:del>
      <w:del w:id="1172" w:author="Wei [2]" w:date="2026-05-23T14:28:12Z">
        <w:r>
          <w:rPr>
            <w:rFonts w:hint="eastAsia"/>
            <w:strike/>
            <w:sz w:val="24"/>
            <w:rPrChange w:id="1173" w:author="Wei [2]" w:date="2026-05-22T14:15:56Z">
              <w:rPr>
                <w:rFonts w:hint="eastAsia"/>
                <w:sz w:val="24"/>
              </w:rPr>
            </w:rPrChange>
          </w:rPr>
          <w:delText>核心</w:delText>
        </w:r>
      </w:del>
      <w:del w:id="1175" w:author="Wei [2]" w:date="2026-05-23T14:28:12Z">
        <w:r>
          <w:rPr>
            <w:rFonts w:hint="eastAsia"/>
            <w:strike/>
            <w:sz w:val="24"/>
            <w:rPrChange w:id="1176" w:author="Wei [2]" w:date="2026-05-22T14:15:56Z">
              <w:rPr>
                <w:rFonts w:hint="eastAsia"/>
                <w:sz w:val="24"/>
              </w:rPr>
            </w:rPrChange>
          </w:rPr>
          <w:delText>的</w:delText>
        </w:r>
      </w:del>
      <w:del w:id="1178" w:author="Wei [2]" w:date="2026-05-23T14:28:12Z">
        <w:r>
          <w:rPr>
            <w:rFonts w:hint="eastAsia"/>
            <w:strike/>
            <w:sz w:val="24"/>
            <w:rPrChange w:id="1179" w:author="Wei [2]" w:date="2026-05-22T14:15:56Z">
              <w:rPr>
                <w:rFonts w:hint="eastAsia"/>
                <w:sz w:val="24"/>
              </w:rPr>
            </w:rPrChange>
          </w:rPr>
          <w:delText>议题仍是国家与社会</w:delText>
        </w:r>
      </w:del>
      <w:del w:id="1181" w:author="Wei [2]" w:date="2026-05-23T14:28:12Z">
        <w:r>
          <w:rPr>
            <w:rFonts w:hint="eastAsia"/>
            <w:strike/>
            <w:sz w:val="24"/>
            <w:rPrChange w:id="1182" w:author="Wei [2]" w:date="2026-05-22T14:15:56Z">
              <w:rPr>
                <w:rFonts w:hint="eastAsia"/>
                <w:sz w:val="24"/>
              </w:rPr>
            </w:rPrChange>
          </w:rPr>
          <w:delText>关系</w:delText>
        </w:r>
      </w:del>
      <w:del w:id="1184" w:author="Wei [2]" w:date="2026-05-23T14:28:12Z">
        <w:r>
          <w:rPr>
            <w:rFonts w:hint="eastAsia"/>
            <w:sz w:val="24"/>
          </w:rPr>
          <w:delText>。</w:delText>
        </w:r>
      </w:del>
      <w:r>
        <w:rPr>
          <w:rFonts w:hint="eastAsia"/>
          <w:sz w:val="24"/>
        </w:rPr>
        <w:t>学界对国家在农村基层民主中的作用有</w:t>
      </w:r>
      <w:del w:id="1185" w:author="孙程姣" w:date="2026-05-07T11:59:00Z">
        <w:r>
          <w:rPr>
            <w:rFonts w:hint="eastAsia"/>
            <w:sz w:val="24"/>
          </w:rPr>
          <w:delText>着</w:delText>
        </w:r>
      </w:del>
      <w:r>
        <w:rPr>
          <w:rFonts w:hint="eastAsia"/>
          <w:sz w:val="24"/>
        </w:rPr>
        <w:t>不同理解</w:t>
      </w:r>
      <w:ins w:id="1186" w:author="孙程姣" w:date="2026-05-07T12:00:00Z">
        <w:r>
          <w:rPr>
            <w:rFonts w:hint="eastAsia"/>
            <w:sz w:val="24"/>
          </w:rPr>
          <w:t>。</w:t>
        </w:r>
      </w:ins>
      <w:del w:id="1187" w:author="孙程姣" w:date="2026-05-07T12:00:00Z">
        <w:r>
          <w:rPr>
            <w:rFonts w:hint="eastAsia"/>
            <w:sz w:val="24"/>
          </w:rPr>
          <w:delText>，</w:delText>
        </w:r>
      </w:del>
      <w:r>
        <w:rPr>
          <w:rFonts w:hint="eastAsia"/>
          <w:sz w:val="24"/>
        </w:rPr>
        <w:t>一派学者认为</w:t>
      </w:r>
      <w:ins w:id="1188" w:author="孙程姣" w:date="2026-05-07T12:01:00Z">
        <w:r>
          <w:rPr>
            <w:rFonts w:hint="eastAsia"/>
            <w:sz w:val="24"/>
          </w:rPr>
          <w:t>，</w:t>
        </w:r>
      </w:ins>
      <w:r>
        <w:rPr>
          <w:rFonts w:hint="eastAsia"/>
          <w:sz w:val="24"/>
        </w:rPr>
        <w:t>国家介入妨碍了基层民主发展</w:t>
      </w:r>
      <w:ins w:id="1189" w:author="孙程姣" w:date="2026-05-07T12:07:00Z">
        <w:r>
          <w:rPr>
            <w:rFonts w:hint="eastAsia"/>
            <w:sz w:val="24"/>
          </w:rPr>
          <w:t>。</w:t>
        </w:r>
      </w:ins>
      <w:del w:id="1190" w:author="孙程姣" w:date="2026-05-07T12:01:00Z">
        <w:r>
          <w:rPr>
            <w:rFonts w:hint="eastAsia"/>
            <w:sz w:val="24"/>
          </w:rPr>
          <w:delText>，</w:delText>
        </w:r>
      </w:del>
      <w:ins w:id="1191" w:author="Wei" w:date="2025-05-22T19:49:00Z">
        <w:del w:id="1192" w:author="孙程姣" w:date="2026-05-07T12:01:00Z">
          <w:r>
            <w:rPr>
              <w:rFonts w:hint="eastAsia"/>
              <w:sz w:val="24"/>
            </w:rPr>
            <w:delText>。</w:delText>
          </w:r>
        </w:del>
      </w:ins>
      <w:del w:id="1193" w:author="孙程姣" w:date="2026-05-07T12:01:00Z">
        <w:r>
          <w:rPr>
            <w:rFonts w:hint="eastAsia"/>
            <w:sz w:val="24"/>
          </w:rPr>
          <w:delText>有学者认为</w:delText>
        </w:r>
      </w:del>
      <w:ins w:id="1194" w:author="Wei" w:date="2025-05-22T19:49:00Z">
        <w:del w:id="1195" w:author="孙程姣" w:date="2026-05-07T12:01:00Z">
          <w:r>
            <w:rPr>
              <w:rFonts w:hint="eastAsia"/>
              <w:sz w:val="24"/>
            </w:rPr>
            <w:delText>指出</w:delText>
          </w:r>
        </w:del>
      </w:ins>
      <w:del w:id="1196" w:author="孙程姣" w:date="2026-05-07T12:01:00Z">
        <w:r>
          <w:rPr>
            <w:rFonts w:hint="eastAsia"/>
            <w:sz w:val="24"/>
          </w:rPr>
          <w:delText>，</w:delText>
        </w:r>
      </w:del>
      <w:ins w:id="1197" w:author="孙程姣" w:date="2026-05-07T12:03:00Z">
        <w:r>
          <w:rPr>
            <w:rFonts w:hint="eastAsia"/>
            <w:sz w:val="24"/>
          </w:rPr>
          <w:t>例如，</w:t>
        </w:r>
      </w:ins>
      <w:r>
        <w:rPr>
          <w:rFonts w:hint="eastAsia"/>
          <w:sz w:val="24"/>
        </w:rPr>
        <w:t>村民自治制度</w:t>
      </w:r>
      <w:del w:id="1198" w:author="Wei" w:date="2025-05-22T19:49:00Z">
        <w:commentRangeStart w:id="11"/>
        <w:r>
          <w:rPr>
            <w:rFonts w:hint="eastAsia"/>
            <w:sz w:val="24"/>
          </w:rPr>
          <w:delText>不</w:delText>
        </w:r>
      </w:del>
      <w:r>
        <w:rPr>
          <w:rFonts w:hint="eastAsia"/>
          <w:sz w:val="24"/>
        </w:rPr>
        <w:t>是</w:t>
      </w:r>
      <w:commentRangeEnd w:id="11"/>
      <w:r>
        <w:commentReference w:id="11"/>
      </w:r>
      <w:r>
        <w:rPr>
          <w:rFonts w:hint="eastAsia"/>
          <w:sz w:val="24"/>
        </w:rPr>
        <w:t>执政党和政府强加给农村的，</w:t>
      </w:r>
      <w:del w:id="1199" w:author="Wei [2]" w:date="2026-05-22T14:07:19Z">
        <w:r>
          <w:rPr>
            <w:rFonts w:hint="default"/>
            <w:sz w:val="24"/>
            <w:lang w:val="en-US"/>
          </w:rPr>
          <w:delText>这是</w:delText>
        </w:r>
      </w:del>
      <w:ins w:id="1200" w:author="Wei [2]" w:date="2026-05-22T14:07:22Z">
        <w:r>
          <w:rPr>
            <w:rFonts w:hint="eastAsia"/>
            <w:sz w:val="24"/>
            <w:lang w:val="en-US" w:eastAsia="zh-CN"/>
          </w:rPr>
          <w:t>这</w:t>
        </w:r>
      </w:ins>
      <w:ins w:id="1201" w:author="Wei [2]" w:date="2026-05-22T14:07:23Z">
        <w:r>
          <w:rPr>
            <w:rFonts w:hint="eastAsia"/>
            <w:sz w:val="24"/>
            <w:lang w:val="en-US" w:eastAsia="zh-CN"/>
          </w:rPr>
          <w:t>导致</w:t>
        </w:r>
      </w:ins>
      <w:r>
        <w:rPr>
          <w:rFonts w:hint="eastAsia"/>
          <w:sz w:val="24"/>
        </w:rPr>
        <w:t>农村治理内生动力不足</w:t>
      </w:r>
      <w:ins w:id="1202" w:author="Wei [2]" w:date="2026-05-22T14:09:54Z">
        <w:r>
          <w:rPr>
            <w:rStyle w:val="17"/>
            <w:rFonts w:hint="eastAsia"/>
            <w:sz w:val="24"/>
          </w:rPr>
          <w:footnoteReference w:id="11"/>
        </w:r>
      </w:ins>
      <w:del w:id="1203" w:author="Wei [2]" w:date="2026-05-22T14:07:27Z">
        <w:r>
          <w:rPr>
            <w:rFonts w:hint="eastAsia"/>
            <w:sz w:val="24"/>
          </w:rPr>
          <w:delText>的原因之一</w:delText>
        </w:r>
      </w:del>
      <w:ins w:id="1204" w:author="孙程姣" w:date="2026-05-07T12:02:00Z">
        <w:r>
          <w:rPr>
            <w:rFonts w:hint="eastAsia"/>
            <w:sz w:val="24"/>
          </w:rPr>
          <w:t>；</w:t>
        </w:r>
      </w:ins>
      <w:del w:id="1205" w:author="Wei [2]" w:date="2026-05-22T14:09:54Z">
        <w:r>
          <w:rPr>
            <w:rStyle w:val="17"/>
            <w:rFonts w:hint="eastAsia"/>
            <w:sz w:val="24"/>
          </w:rPr>
          <w:footnoteReference w:id="12"/>
        </w:r>
      </w:del>
      <w:del w:id="1206" w:author="Wei [2]" w:date="2026-05-22T14:07:44Z">
        <w:r>
          <w:rPr>
            <w:rFonts w:hint="eastAsia"/>
            <w:sz w:val="24"/>
          </w:rPr>
          <w:delText>。在民主治理实践中，</w:delText>
        </w:r>
      </w:del>
      <w:r>
        <w:rPr>
          <w:rFonts w:hint="eastAsia"/>
          <w:sz w:val="24"/>
        </w:rPr>
        <w:t>党和政府推动</w:t>
      </w:r>
      <w:ins w:id="1207" w:author="Wei [2]" w:date="2026-05-22T14:08:12Z">
        <w:r>
          <w:rPr>
            <w:rFonts w:hint="eastAsia"/>
            <w:sz w:val="24"/>
            <w:lang w:val="en-US" w:eastAsia="zh-CN"/>
          </w:rPr>
          <w:t>的</w:t>
        </w:r>
      </w:ins>
      <w:r>
        <w:rPr>
          <w:rFonts w:hint="eastAsia"/>
          <w:sz w:val="24"/>
        </w:rPr>
        <w:t>村委会组织行政化</w:t>
      </w:r>
      <w:ins w:id="1208" w:author="Wei [2]" w:date="2026-05-22T14:08:47Z">
        <w:r>
          <w:rPr>
            <w:rFonts w:hint="eastAsia"/>
            <w:sz w:val="24"/>
            <w:lang w:eastAsia="zh-CN"/>
          </w:rPr>
          <w:t>，</w:t>
        </w:r>
      </w:ins>
      <w:del w:id="1209" w:author="Wei [2]" w:date="2026-05-22T14:07:55Z">
        <w:r>
          <w:rPr>
            <w:rFonts w:hint="eastAsia"/>
            <w:sz w:val="24"/>
          </w:rPr>
          <w:delText>的趋势</w:delText>
        </w:r>
      </w:del>
      <w:r>
        <w:rPr>
          <w:rFonts w:hint="eastAsia"/>
          <w:sz w:val="24"/>
        </w:rPr>
        <w:t>与村民自治</w:t>
      </w:r>
      <w:ins w:id="1210" w:author="Wei [2]" w:date="2026-05-22T14:08:28Z">
        <w:r>
          <w:rPr>
            <w:rFonts w:hint="eastAsia"/>
            <w:sz w:val="24"/>
            <w:lang w:val="en-US" w:eastAsia="zh-CN"/>
          </w:rPr>
          <w:t>的</w:t>
        </w:r>
      </w:ins>
      <w:r>
        <w:rPr>
          <w:rFonts w:hint="eastAsia"/>
          <w:sz w:val="24"/>
        </w:rPr>
        <w:t>目标</w:t>
      </w:r>
      <w:del w:id="1211" w:author="Wei [2]" w:date="2026-05-22T14:08:29Z">
        <w:r>
          <w:rPr>
            <w:rFonts w:hint="eastAsia"/>
            <w:sz w:val="24"/>
          </w:rPr>
          <w:delText>之间</w:delText>
        </w:r>
      </w:del>
      <w:r>
        <w:rPr>
          <w:rFonts w:hint="eastAsia"/>
          <w:sz w:val="24"/>
        </w:rPr>
        <w:t>产生</w:t>
      </w:r>
      <w:del w:id="1212" w:author="Wei [2]" w:date="2026-05-22T14:08:32Z">
        <w:r>
          <w:rPr>
            <w:rFonts w:hint="default"/>
            <w:sz w:val="24"/>
            <w:lang w:val="en-US"/>
          </w:rPr>
          <w:delText>悖论</w:delText>
        </w:r>
      </w:del>
      <w:ins w:id="1213" w:author="Wei [2]" w:date="2026-05-22T14:08:43Z">
        <w:r>
          <w:rPr>
            <w:rFonts w:hint="eastAsia"/>
            <w:sz w:val="24"/>
            <w:lang w:val="en-US" w:eastAsia="zh-CN"/>
          </w:rPr>
          <w:t>悖离</w:t>
        </w:r>
      </w:ins>
      <w:r>
        <w:rPr>
          <w:rFonts w:hint="eastAsia"/>
          <w:sz w:val="24"/>
        </w:rPr>
        <w:t>，</w:t>
      </w:r>
      <w:ins w:id="1214" w:author="Wei [2]" w:date="2026-05-22T14:09:03Z">
        <w:r>
          <w:rPr>
            <w:rFonts w:hint="eastAsia"/>
            <w:sz w:val="24"/>
            <w:lang w:val="en-US" w:eastAsia="zh-CN"/>
          </w:rPr>
          <w:t>并</w:t>
        </w:r>
      </w:ins>
      <w:r>
        <w:rPr>
          <w:rFonts w:hint="eastAsia"/>
          <w:sz w:val="24"/>
        </w:rPr>
        <w:t>导致村民自治制度“内卷化”</w:t>
      </w:r>
      <w:ins w:id="1215" w:author="Wei [2]" w:date="2026-05-22T14:09:59Z">
        <w:r>
          <w:rPr>
            <w:rStyle w:val="17"/>
            <w:rFonts w:hint="eastAsia"/>
            <w:sz w:val="24"/>
          </w:rPr>
          <w:footnoteReference w:id="13"/>
        </w:r>
      </w:ins>
      <w:ins w:id="1216" w:author="孙程姣" w:date="2026-05-07T12:02:00Z">
        <w:r>
          <w:rPr>
            <w:rFonts w:hint="eastAsia"/>
            <w:sz w:val="24"/>
          </w:rPr>
          <w:t>；</w:t>
        </w:r>
      </w:ins>
      <w:del w:id="1217" w:author="Wei [2]" w:date="2026-05-22T14:09:59Z">
        <w:r>
          <w:rPr>
            <w:rStyle w:val="17"/>
            <w:rFonts w:hint="eastAsia"/>
            <w:sz w:val="24"/>
          </w:rPr>
          <w:footnoteReference w:id="14"/>
        </w:r>
      </w:del>
      <w:del w:id="1218" w:author="Wei" w:date="2025-05-22T19:49:00Z">
        <w:r>
          <w:rPr>
            <w:rFonts w:hint="eastAsia"/>
            <w:sz w:val="24"/>
          </w:rPr>
          <w:delText>，</w:delText>
        </w:r>
      </w:del>
      <w:ins w:id="1219" w:author="Wei" w:date="2025-05-22T19:49:00Z">
        <w:del w:id="1220" w:author="孙程姣" w:date="2026-05-07T12:02:00Z">
          <w:r>
            <w:rPr>
              <w:rFonts w:hint="eastAsia"/>
              <w:sz w:val="24"/>
            </w:rPr>
            <w:delText>。</w:delText>
          </w:r>
        </w:del>
      </w:ins>
      <w:r>
        <w:rPr>
          <w:rFonts w:hint="eastAsia"/>
          <w:sz w:val="24"/>
        </w:rPr>
        <w:t>在</w:t>
      </w:r>
      <w:del w:id="1221" w:author="Wei [2]" w:date="2026-05-22T14:09:11Z">
        <w:r>
          <w:rPr>
            <w:rFonts w:hint="eastAsia"/>
            <w:sz w:val="24"/>
          </w:rPr>
          <w:delText>国家的</w:delText>
        </w:r>
      </w:del>
      <w:r>
        <w:rPr>
          <w:rFonts w:hint="eastAsia"/>
          <w:sz w:val="24"/>
        </w:rPr>
        <w:t>基层民主制度供给中</w:t>
      </w:r>
      <w:ins w:id="1222" w:author="Wei [2]" w:date="2026-05-22T14:09:16Z">
        <w:r>
          <w:rPr>
            <w:rFonts w:hint="eastAsia"/>
            <w:sz w:val="24"/>
            <w:lang w:val="en-US" w:eastAsia="zh-CN"/>
          </w:rPr>
          <w:t>还存在</w:t>
        </w:r>
      </w:ins>
      <w:del w:id="1223" w:author="Wei [2]" w:date="2026-05-22T14:09:15Z">
        <w:r>
          <w:rPr>
            <w:rFonts w:hint="eastAsia"/>
            <w:sz w:val="24"/>
          </w:rPr>
          <w:delText>，</w:delText>
        </w:r>
      </w:del>
      <w:r>
        <w:rPr>
          <w:rFonts w:hint="eastAsia"/>
          <w:sz w:val="24"/>
        </w:rPr>
        <w:t>“制度过密”和“制度缺失”</w:t>
      </w:r>
      <w:del w:id="1224" w:author="Wei [2]" w:date="2026-05-22T14:09:21Z">
        <w:r>
          <w:rPr>
            <w:rFonts w:hint="eastAsia"/>
            <w:sz w:val="24"/>
          </w:rPr>
          <w:delText>现象</w:delText>
        </w:r>
      </w:del>
      <w:r>
        <w:rPr>
          <w:rFonts w:hint="eastAsia"/>
          <w:sz w:val="24"/>
        </w:rPr>
        <w:t>并存</w:t>
      </w:r>
      <w:ins w:id="1225" w:author="Wei [2]" w:date="2026-05-22T14:09:23Z">
        <w:r>
          <w:rPr>
            <w:rFonts w:hint="eastAsia"/>
            <w:sz w:val="24"/>
            <w:lang w:val="en-US" w:eastAsia="zh-CN"/>
          </w:rPr>
          <w:t>的</w:t>
        </w:r>
      </w:ins>
      <w:ins w:id="1226" w:author="Wei [2]" w:date="2026-05-22T14:09:24Z">
        <w:r>
          <w:rPr>
            <w:rFonts w:hint="eastAsia"/>
            <w:sz w:val="24"/>
            <w:lang w:val="en-US" w:eastAsia="zh-CN"/>
          </w:rPr>
          <w:t>现象</w:t>
        </w:r>
      </w:ins>
      <w:ins w:id="1227" w:author="Wei [2]" w:date="2026-05-22T14:10:02Z">
        <w:r>
          <w:rPr>
            <w:rStyle w:val="17"/>
            <w:rFonts w:hint="eastAsia"/>
            <w:sz w:val="24"/>
          </w:rPr>
          <w:footnoteReference w:id="15"/>
        </w:r>
      </w:ins>
      <w:del w:id="1228" w:author="Wei [2]" w:date="2026-05-22T14:09:31Z">
        <w:r>
          <w:rPr>
            <w:rFonts w:hint="eastAsia"/>
            <w:sz w:val="24"/>
          </w:rPr>
          <w:delText>，村民自治遭遇“反向民主化”</w:delText>
        </w:r>
      </w:del>
      <w:ins w:id="1229" w:author="孙程姣" w:date="2026-05-07T12:03:00Z">
        <w:r>
          <w:rPr>
            <w:rFonts w:hint="eastAsia"/>
            <w:sz w:val="24"/>
          </w:rPr>
          <w:t>。</w:t>
        </w:r>
      </w:ins>
    </w:p>
    <w:p w14:paraId="1D1A7FA3">
      <w:pPr>
        <w:spacing w:line="324" w:lineRule="auto"/>
        <w:ind w:firstLine="480" w:firstLineChars="200"/>
        <w:rPr>
          <w:del w:id="1230" w:author="Wei [2]" w:date="2026-05-23T14:28:28Z"/>
          <w:sz w:val="24"/>
        </w:rPr>
      </w:pPr>
      <w:del w:id="1231" w:author="Wei [2]" w:date="2026-05-23T14:28:28Z">
        <w:r>
          <w:rPr>
            <w:rStyle w:val="17"/>
            <w:rFonts w:hint="eastAsia"/>
            <w:sz w:val="24"/>
          </w:rPr>
          <w:footnoteReference w:id="16"/>
        </w:r>
      </w:del>
      <w:del w:id="1232" w:author="Wei [2]" w:date="2026-05-23T14:28:28Z">
        <w:r>
          <w:rPr>
            <w:rFonts w:hint="eastAsia"/>
            <w:sz w:val="24"/>
          </w:rPr>
          <w:delText>。</w:delText>
        </w:r>
      </w:del>
    </w:p>
    <w:p w14:paraId="2C6CFC76">
      <w:pPr>
        <w:spacing w:line="324" w:lineRule="auto"/>
        <w:ind w:firstLine="480" w:firstLineChars="200"/>
        <w:rPr>
          <w:ins w:id="1233" w:author="孙程姣" w:date="2026-05-07T12:06:00Z"/>
          <w:del w:id="1234" w:author="Wei [2]" w:date="2026-05-23T14:28:28Z"/>
          <w:sz w:val="24"/>
        </w:rPr>
      </w:pPr>
    </w:p>
    <w:p w14:paraId="3FA2D028">
      <w:pPr>
        <w:spacing w:line="324" w:lineRule="auto"/>
        <w:ind w:firstLine="480" w:firstLineChars="200"/>
        <w:rPr>
          <w:ins w:id="1236" w:author="Wei" w:date="2025-05-22T19:57:00Z"/>
          <w:del w:id="1237" w:author="孙程姣" w:date="2026-05-07T12:06:00Z"/>
        </w:rPr>
        <w:pPrChange w:id="1235" w:author="Wei [2]" w:date="2026-05-23T14:28:33Z">
          <w:pPr>
            <w:spacing w:line="324" w:lineRule="auto"/>
            <w:ind w:firstLine="480" w:firstLineChars="200"/>
          </w:pPr>
        </w:pPrChange>
      </w:pPr>
      <w:r>
        <w:rPr>
          <w:rFonts w:hint="eastAsia"/>
          <w:sz w:val="24"/>
        </w:rPr>
        <w:t>另</w:t>
      </w:r>
      <w:commentRangeStart w:id="12"/>
      <w:commentRangeStart w:id="13"/>
      <w:r>
        <w:rPr>
          <w:rFonts w:hint="eastAsia"/>
          <w:sz w:val="24"/>
        </w:rPr>
        <w:t>一派学者则认为，国家是基层民主发展的重要</w:t>
      </w:r>
      <w:del w:id="1238" w:author="Wei [2]" w:date="2026-05-22T14:10:32Z">
        <w:r>
          <w:rPr>
            <w:rFonts w:hint="default"/>
            <w:sz w:val="24"/>
            <w:lang w:val="en-US"/>
          </w:rPr>
          <w:delText>机制</w:delText>
        </w:r>
      </w:del>
      <w:ins w:id="1239" w:author="Wei [2]" w:date="2026-05-22T14:10:33Z">
        <w:r>
          <w:rPr>
            <w:rFonts w:hint="eastAsia"/>
            <w:sz w:val="24"/>
            <w:lang w:val="en-US" w:eastAsia="zh-CN"/>
          </w:rPr>
          <w:t>保障</w:t>
        </w:r>
      </w:ins>
      <w:del w:id="1240" w:author="孙程姣" w:date="2026-05-07T12:03:00Z">
        <w:r>
          <w:rPr>
            <w:rFonts w:hint="eastAsia"/>
            <w:sz w:val="24"/>
          </w:rPr>
          <w:delText>。有学者指出，</w:delText>
        </w:r>
      </w:del>
      <w:ins w:id="1241" w:author="孙程姣" w:date="2026-05-07T12:07:00Z">
        <w:r>
          <w:rPr>
            <w:rFonts w:hint="eastAsia"/>
            <w:sz w:val="24"/>
          </w:rPr>
          <w:t>。</w:t>
        </w:r>
      </w:ins>
      <w:ins w:id="1242" w:author="孙程姣" w:date="2026-05-07T12:03:00Z">
        <w:r>
          <w:rPr>
            <w:rFonts w:hint="eastAsia"/>
            <w:sz w:val="24"/>
          </w:rPr>
          <w:t>例如，</w:t>
        </w:r>
      </w:ins>
      <w:ins w:id="1243" w:author="Wei [2]" w:date="2026-05-22T14:11:48Z">
        <w:r>
          <w:rPr>
            <w:rFonts w:hint="eastAsia"/>
            <w:sz w:val="24"/>
          </w:rPr>
          <w:t>不同于近代西方社会民主发展的抗争传统，</w:t>
        </w:r>
      </w:ins>
      <w:r>
        <w:rPr>
          <w:rFonts w:hint="eastAsia"/>
          <w:sz w:val="24"/>
        </w:rPr>
        <w:t>中国政府推行的村民自治制度确立了村庄政治的新游戏规则</w:t>
      </w:r>
      <w:r>
        <w:rPr>
          <w:rFonts w:hint="eastAsia"/>
          <w:sz w:val="24"/>
          <w:u w:val="none"/>
          <w:rPrChange w:id="1244" w:author="孙程姣" w:date="2026-05-07T12:04:00Z">
            <w:rPr>
              <w:rFonts w:hint="eastAsia"/>
              <w:sz w:val="24"/>
              <w:u w:val="single"/>
            </w:rPr>
          </w:rPrChange>
        </w:rPr>
        <w:t>，</w:t>
      </w:r>
      <w:ins w:id="1245" w:author="Wei [2]" w:date="2026-05-22T14:12:05Z">
        <w:r>
          <w:rPr>
            <w:rFonts w:hint="eastAsia"/>
            <w:sz w:val="24"/>
          </w:rPr>
          <w:t>国家成为基层社会民主制度供给的重要主体</w:t>
        </w:r>
      </w:ins>
      <w:ins w:id="1246" w:author="Wei [2]" w:date="2026-05-22T14:12:11Z">
        <w:r>
          <w:rPr>
            <w:rFonts w:hint="eastAsia"/>
            <w:sz w:val="24"/>
            <w:lang w:eastAsia="zh-CN"/>
          </w:rPr>
          <w:t>，</w:t>
        </w:r>
      </w:ins>
      <w:ins w:id="1247" w:author="Wei [2]" w:date="2026-05-22T14:12:34Z">
        <w:r>
          <w:rPr>
            <w:rStyle w:val="17"/>
            <w:rFonts w:hint="eastAsia"/>
            <w:sz w:val="24"/>
          </w:rPr>
          <w:footnoteReference w:id="17"/>
        </w:r>
      </w:ins>
      <w:ins w:id="1248" w:author="Wei [2]" w:date="2026-05-22T14:12:12Z">
        <w:r>
          <w:rPr>
            <w:rFonts w:hint="eastAsia"/>
            <w:sz w:val="24"/>
            <w:lang w:val="en-US" w:eastAsia="zh-CN"/>
          </w:rPr>
          <w:t>而</w:t>
        </w:r>
      </w:ins>
      <w:r>
        <w:rPr>
          <w:rFonts w:hint="eastAsia"/>
          <w:sz w:val="24"/>
          <w:u w:val="none"/>
          <w:rPrChange w:id="1249" w:author="孙程姣" w:date="2026-05-07T12:04:00Z">
            <w:rPr>
              <w:rFonts w:hint="eastAsia"/>
              <w:sz w:val="24"/>
              <w:u w:val="single"/>
            </w:rPr>
          </w:rPrChange>
        </w:rPr>
        <w:t>村干部的权威</w:t>
      </w:r>
      <w:del w:id="1250" w:author="Wei" w:date="2025-05-22T19:56:00Z">
        <w:r>
          <w:rPr>
            <w:rFonts w:hint="eastAsia"/>
            <w:sz w:val="24"/>
            <w:u w:val="none"/>
            <w:rPrChange w:id="1251" w:author="孙程姣" w:date="2026-05-07T12:04:00Z">
              <w:rPr>
                <w:rFonts w:hint="eastAsia"/>
                <w:sz w:val="24"/>
                <w:u w:val="single"/>
              </w:rPr>
            </w:rPrChange>
          </w:rPr>
          <w:delText>基础</w:delText>
        </w:r>
      </w:del>
      <w:r>
        <w:rPr>
          <w:rFonts w:hint="eastAsia"/>
          <w:sz w:val="24"/>
          <w:u w:val="none"/>
          <w:rPrChange w:id="1252" w:author="孙程姣" w:date="2026-05-07T12:04:00Z">
            <w:rPr>
              <w:rFonts w:hint="eastAsia"/>
              <w:sz w:val="24"/>
              <w:u w:val="single"/>
            </w:rPr>
          </w:rPrChange>
        </w:rPr>
        <w:t>从国家授予变为村民赋予</w:t>
      </w:r>
      <w:ins w:id="1253" w:author="孙程姣" w:date="2026-05-07T12:04:00Z">
        <w:del w:id="1254" w:author="Wei [2]" w:date="2026-05-22T14:12:49Z">
          <w:r>
            <w:rPr>
              <w:rFonts w:hint="eastAsia"/>
              <w:sz w:val="24"/>
            </w:rPr>
            <w:delText>；</w:delText>
          </w:r>
        </w:del>
      </w:ins>
      <w:ins w:id="1255" w:author="Wei [2]" w:date="2026-05-22T14:12:49Z">
        <w:r>
          <w:rPr>
            <w:rFonts w:hint="eastAsia"/>
            <w:sz w:val="24"/>
            <w:lang w:eastAsia="zh-CN"/>
          </w:rPr>
          <w:t>；</w:t>
        </w:r>
      </w:ins>
      <w:r>
        <w:rPr>
          <w:rStyle w:val="17"/>
          <w:rFonts w:hint="eastAsia"/>
          <w:sz w:val="24"/>
        </w:rPr>
        <w:footnoteReference w:id="18"/>
      </w:r>
      <w:del w:id="1256" w:author="Wei [2]" w:date="2026-05-22T14:12:28Z">
        <w:r>
          <w:rPr>
            <w:rFonts w:hint="eastAsia"/>
            <w:sz w:val="24"/>
          </w:rPr>
          <w:delText>。不同于近代西方社会民主发展的抗争传统，中国村民自治一开始就有国家立法授权的性质</w:delText>
        </w:r>
      </w:del>
      <w:ins w:id="1257" w:author="孙程姣" w:date="2026-05-07T12:04:00Z">
        <w:del w:id="1258" w:author="Wei [2]" w:date="2026-05-22T14:12:28Z">
          <w:r>
            <w:rPr>
              <w:rFonts w:hint="eastAsia"/>
              <w:sz w:val="24"/>
            </w:rPr>
            <w:delText>，</w:delText>
          </w:r>
        </w:del>
      </w:ins>
      <w:del w:id="1259" w:author="Wei [2]" w:date="2026-05-22T14:12:28Z">
        <w:r>
          <w:rPr>
            <w:rStyle w:val="17"/>
            <w:rFonts w:hint="eastAsia"/>
            <w:sz w:val="24"/>
          </w:rPr>
          <w:footnoteReference w:id="19"/>
        </w:r>
      </w:del>
      <w:del w:id="1260" w:author="Wei [2]" w:date="2026-05-22T14:12:28Z">
        <w:r>
          <w:rPr>
            <w:rFonts w:hint="eastAsia"/>
            <w:sz w:val="24"/>
          </w:rPr>
          <w:delText>，国家成为基层社会民主制度供给的重要主体。</w:delText>
        </w:r>
        <w:commentRangeEnd w:id="12"/>
      </w:del>
      <w:del w:id="1261" w:author="Wei [2]" w:date="2026-05-22T14:12:28Z">
        <w:r>
          <w:rPr>
            <w:rFonts w:hint="eastAsia"/>
            <w:sz w:val="24"/>
            <w:szCs w:val="32"/>
            <w:rPrChange w:id="1262" w:author="Wei [2]" w:date="2026-05-22T14:13:10Z">
              <w:rPr>
                <w:rFonts w:hint="eastAsia"/>
              </w:rPr>
            </w:rPrChange>
          </w:rPr>
          <w:commentReference w:id="12"/>
        </w:r>
        <w:commentRangeEnd w:id="13"/>
      </w:del>
      <w:del w:id="1264" w:author="Wei [2]" w:date="2026-05-22T14:12:28Z">
        <w:r>
          <w:rPr>
            <w:rFonts w:hint="eastAsia"/>
            <w:sz w:val="24"/>
            <w:szCs w:val="32"/>
            <w:rPrChange w:id="1265" w:author="Wei [2]" w:date="2026-05-22T14:13:10Z">
              <w:rPr>
                <w:rFonts w:hint="eastAsia"/>
              </w:rPr>
            </w:rPrChange>
          </w:rPr>
          <w:commentReference w:id="13"/>
        </w:r>
      </w:del>
      <w:ins w:id="1267" w:author="Wei [2]" w:date="2026-05-22T14:13:00Z">
        <w:r>
          <w:rPr>
            <w:rFonts w:hint="eastAsia"/>
            <w:sz w:val="24"/>
            <w:szCs w:val="32"/>
            <w:lang w:val="en-US" w:eastAsia="zh-CN"/>
            <w:rPrChange w:id="1268" w:author="Wei [2]" w:date="2026-05-22T14:13:10Z">
              <w:rPr>
                <w:rFonts w:hint="eastAsia"/>
                <w:lang w:val="en-US" w:eastAsia="zh-CN"/>
              </w:rPr>
            </w:rPrChange>
          </w:rPr>
          <w:t>同时，</w:t>
        </w:r>
      </w:ins>
      <w:ins w:id="1270" w:author="孙程姣" w:date="2026-05-07T12:06:00Z">
        <w:del w:id="1271" w:author="Wei [2]" w:date="2026-05-22T14:12:38Z">
          <w:r>
            <w:rPr>
              <w:rFonts w:hint="eastAsia"/>
              <w:sz w:val="24"/>
            </w:rPr>
            <w:delText>；</w:delText>
          </w:r>
        </w:del>
      </w:ins>
    </w:p>
    <w:p w14:paraId="3FA2D028">
      <w:pPr>
        <w:spacing w:line="324" w:lineRule="auto"/>
        <w:ind w:firstLine="420" w:firstLineChars="200"/>
        <w:rPr>
          <w:del w:id="1273" w:author="Wei" w:date="2025-05-22T19:57:00Z"/>
        </w:rPr>
        <w:pPrChange w:id="1272" w:author="Wei [2]" w:date="2026-05-23T14:28:33Z">
          <w:pPr>
            <w:spacing w:line="324" w:lineRule="auto"/>
            <w:ind w:firstLine="420" w:firstLineChars="200"/>
          </w:pPr>
        </w:pPrChange>
      </w:pPr>
    </w:p>
    <w:p w14:paraId="3FA2D028">
      <w:pPr>
        <w:spacing w:line="324" w:lineRule="auto"/>
        <w:ind w:firstLine="480" w:firstLineChars="200"/>
        <w:rPr>
          <w:ins w:id="1275" w:author="Wei" w:date="2025-05-22T19:57:00Z"/>
          <w:sz w:val="24"/>
        </w:rPr>
        <w:pPrChange w:id="1274" w:author="Wei [2]" w:date="2026-05-23T14:28:33Z">
          <w:pPr>
            <w:spacing w:line="324" w:lineRule="auto"/>
          </w:pPr>
        </w:pPrChange>
      </w:pPr>
      <w:r>
        <w:rPr>
          <w:rFonts w:hint="eastAsia"/>
          <w:sz w:val="24"/>
        </w:rPr>
        <w:t>国家与社会之间的互动关系并非等值互补，基层群众自治需要政府对社会进行有效的动员整合</w:t>
      </w:r>
      <w:ins w:id="1276" w:author="Wei" w:date="2025-05-22T19:52:00Z">
        <w:r>
          <w:rPr>
            <w:rFonts w:hint="eastAsia"/>
            <w:sz w:val="24"/>
          </w:rPr>
          <w:t>并</w:t>
        </w:r>
      </w:ins>
      <w:r>
        <w:rPr>
          <w:rFonts w:hint="eastAsia"/>
          <w:sz w:val="24"/>
        </w:rPr>
        <w:t>抑制不良社会势力对基层群众自治的侵蚀，以充分培育基层群众自治发展所需要的社会基础</w:t>
      </w:r>
      <w:del w:id="1277" w:author="孙程姣" w:date="2026-05-07T12:06:00Z">
        <w:r>
          <w:rPr>
            <w:rFonts w:hint="eastAsia"/>
            <w:sz w:val="24"/>
          </w:rPr>
          <w:delText>。</w:delText>
        </w:r>
      </w:del>
      <w:ins w:id="1278" w:author="孙程姣" w:date="2026-05-07T12:06:00Z">
        <w:r>
          <w:rPr>
            <w:rFonts w:hint="eastAsia"/>
            <w:sz w:val="24"/>
          </w:rPr>
          <w:t>；</w:t>
        </w:r>
      </w:ins>
      <w:r>
        <w:rPr>
          <w:rStyle w:val="17"/>
          <w:rFonts w:hint="eastAsia"/>
          <w:sz w:val="24"/>
        </w:rPr>
        <w:footnoteReference w:id="20"/>
      </w:r>
      <w:r>
        <w:rPr>
          <w:rFonts w:hint="eastAsia"/>
          <w:sz w:val="24"/>
        </w:rPr>
        <w:t>相比自由主义民主，国家主导的民主模式在实践中更为有效，更符合转型期中国乡土社会实情</w:t>
      </w:r>
      <w:ins w:id="1279" w:author="孙程姣" w:date="2026-05-07T12:06:00Z">
        <w:r>
          <w:rPr>
            <w:rFonts w:hint="eastAsia"/>
            <w:sz w:val="24"/>
          </w:rPr>
          <w:t>；</w:t>
        </w:r>
      </w:ins>
      <w:r>
        <w:rPr>
          <w:rStyle w:val="17"/>
          <w:rFonts w:hint="eastAsia"/>
          <w:sz w:val="24"/>
        </w:rPr>
        <w:footnoteReference w:id="21"/>
      </w:r>
      <w:del w:id="1280" w:author="孙程姣" w:date="2026-05-07T12:05:00Z">
        <w:r>
          <w:rPr>
            <w:rFonts w:hint="eastAsia"/>
            <w:sz w:val="24"/>
          </w:rPr>
          <w:delText>。</w:delText>
        </w:r>
      </w:del>
      <w:ins w:id="1281" w:author="Wei" w:date="2025-05-22T19:52:00Z">
        <w:del w:id="1282" w:author="孙程姣" w:date="2026-05-07T12:05:00Z">
          <w:r>
            <w:rPr>
              <w:rFonts w:hint="eastAsia"/>
              <w:sz w:val="24"/>
            </w:rPr>
            <w:delText>张敏</w:delText>
          </w:r>
        </w:del>
      </w:ins>
      <w:del w:id="1283" w:author="孙程姣" w:date="2026-05-07T12:07:00Z">
        <w:r>
          <w:rPr>
            <w:rFonts w:hint="eastAsia"/>
            <w:sz w:val="24"/>
          </w:rPr>
          <w:delText>基于</w:delText>
        </w:r>
      </w:del>
      <w:ins w:id="1284" w:author="Wei" w:date="2025-05-22T19:52:00Z">
        <w:del w:id="1285" w:author="孙程姣" w:date="2026-05-07T12:07:00Z">
          <w:r>
            <w:rPr>
              <w:rFonts w:hint="eastAsia"/>
              <w:sz w:val="24"/>
            </w:rPr>
            <w:delText>我国</w:delText>
          </w:r>
        </w:del>
      </w:ins>
      <w:del w:id="1286" w:author="孙程姣" w:date="2026-05-07T12:07:00Z">
        <w:r>
          <w:rPr>
            <w:rFonts w:hint="eastAsia"/>
            <w:sz w:val="24"/>
          </w:rPr>
          <w:delText>不同地区</w:delText>
        </w:r>
      </w:del>
      <w:ins w:id="1287" w:author="Wei" w:date="2025-05-22T19:52:00Z">
        <w:del w:id="1288" w:author="孙程姣" w:date="2026-05-07T12:07:00Z">
          <w:r>
            <w:rPr>
              <w:rFonts w:hint="eastAsia"/>
              <w:sz w:val="24"/>
            </w:rPr>
            <w:delText>的</w:delText>
          </w:r>
        </w:del>
      </w:ins>
      <w:del w:id="1289" w:author="孙程姣" w:date="2026-05-07T12:07:00Z">
        <w:r>
          <w:rPr>
            <w:rFonts w:hint="eastAsia"/>
            <w:sz w:val="24"/>
          </w:rPr>
          <w:delText>考察，张敏指出，</w:delText>
        </w:r>
      </w:del>
      <w:del w:id="1290" w:author="Wei" w:date="2025-05-22T19:54:00Z">
        <w:r>
          <w:rPr>
            <w:rFonts w:hint="eastAsia"/>
            <w:sz w:val="24"/>
          </w:rPr>
          <w:delText>政府在基层协商民主的生长过程中具有主导性，</w:delText>
        </w:r>
      </w:del>
      <w:r>
        <w:rPr>
          <w:rFonts w:hint="eastAsia"/>
          <w:sz w:val="24"/>
        </w:rPr>
        <w:t>政府</w:t>
      </w:r>
      <w:ins w:id="1291" w:author="Wei" w:date="2025-05-22T19:54:00Z">
        <w:r>
          <w:rPr>
            <w:rFonts w:hint="eastAsia"/>
            <w:sz w:val="24"/>
          </w:rPr>
          <w:t>的制度</w:t>
        </w:r>
      </w:ins>
      <w:r>
        <w:rPr>
          <w:rFonts w:hint="eastAsia"/>
          <w:sz w:val="24"/>
        </w:rPr>
        <w:t>供给</w:t>
      </w:r>
      <w:ins w:id="1292" w:author="Wei" w:date="2025-05-22T19:54:00Z">
        <w:r>
          <w:rPr>
            <w:rFonts w:hint="eastAsia"/>
            <w:sz w:val="24"/>
          </w:rPr>
          <w:t>和资源输入</w:t>
        </w:r>
      </w:ins>
      <w:r>
        <w:rPr>
          <w:rFonts w:hint="eastAsia"/>
          <w:sz w:val="24"/>
        </w:rPr>
        <w:t>成为基层协商民主持续生长的重要保障</w:t>
      </w:r>
      <w:ins w:id="1293" w:author="Wei [2]" w:date="2026-05-23T19:02:39Z">
        <w:r>
          <w:rPr>
            <w:rStyle w:val="17"/>
            <w:rFonts w:hint="eastAsia"/>
            <w:sz w:val="24"/>
          </w:rPr>
          <w:footnoteReference w:id="22"/>
        </w:r>
      </w:ins>
      <w:ins w:id="1294" w:author="Wei [2]" w:date="2026-05-23T19:01:41Z">
        <w:r>
          <w:rPr>
            <w:rFonts w:hint="eastAsia"/>
            <w:sz w:val="24"/>
            <w:lang w:eastAsia="zh-CN"/>
          </w:rPr>
          <w:t>，</w:t>
        </w:r>
      </w:ins>
      <w:ins w:id="1295" w:author="Wei [2]" w:date="2026-05-23T19:01:42Z">
        <w:r>
          <w:rPr>
            <w:rFonts w:hint="eastAsia"/>
            <w:sz w:val="24"/>
            <w:lang w:val="en-US" w:eastAsia="zh-CN"/>
          </w:rPr>
          <w:t>党建</w:t>
        </w:r>
      </w:ins>
      <w:ins w:id="1296" w:author="Wei [2]" w:date="2026-05-23T19:01:43Z">
        <w:r>
          <w:rPr>
            <w:rFonts w:hint="eastAsia"/>
            <w:sz w:val="24"/>
            <w:lang w:val="en-US" w:eastAsia="zh-CN"/>
          </w:rPr>
          <w:t>引领</w:t>
        </w:r>
      </w:ins>
      <w:ins w:id="1297" w:author="Wei [2]" w:date="2026-05-23T19:02:55Z">
        <w:r>
          <w:rPr>
            <w:rStyle w:val="17"/>
            <w:rFonts w:hint="eastAsia"/>
            <w:sz w:val="24"/>
            <w:lang w:val="en-US" w:eastAsia="zh-CN"/>
          </w:rPr>
          <w:footnoteReference w:id="23"/>
        </w:r>
      </w:ins>
      <w:ins w:id="1298" w:author="Wei [2]" w:date="2026-05-23T19:01:44Z">
        <w:r>
          <w:rPr>
            <w:rFonts w:hint="eastAsia"/>
            <w:sz w:val="24"/>
            <w:lang w:val="en-US" w:eastAsia="zh-CN"/>
          </w:rPr>
          <w:t>、</w:t>
        </w:r>
      </w:ins>
      <w:ins w:id="1299" w:author="Wei [2]" w:date="2026-05-23T19:01:46Z">
        <w:r>
          <w:rPr>
            <w:rFonts w:hint="eastAsia"/>
            <w:sz w:val="24"/>
            <w:lang w:val="en-US" w:eastAsia="zh-CN"/>
          </w:rPr>
          <w:t>党政</w:t>
        </w:r>
      </w:ins>
      <w:ins w:id="1300" w:author="Wei [2]" w:date="2026-05-23T19:01:51Z">
        <w:r>
          <w:rPr>
            <w:rFonts w:hint="eastAsia"/>
            <w:sz w:val="24"/>
            <w:lang w:val="en-US" w:eastAsia="zh-CN"/>
          </w:rPr>
          <w:t>统合</w:t>
        </w:r>
      </w:ins>
      <w:ins w:id="1301" w:author="Wei [2]" w:date="2026-05-23T19:01:52Z">
        <w:r>
          <w:rPr>
            <w:rFonts w:hint="eastAsia"/>
            <w:sz w:val="24"/>
            <w:lang w:val="en-US" w:eastAsia="zh-CN"/>
          </w:rPr>
          <w:t>制</w:t>
        </w:r>
      </w:ins>
      <w:ins w:id="1302" w:author="Wei [2]" w:date="2026-05-23T19:02:44Z">
        <w:r>
          <w:rPr>
            <w:rStyle w:val="17"/>
            <w:rFonts w:hint="eastAsia"/>
            <w:sz w:val="24"/>
            <w:lang w:val="en-US" w:eastAsia="zh-CN"/>
          </w:rPr>
          <w:footnoteReference w:id="24"/>
        </w:r>
      </w:ins>
      <w:ins w:id="1303" w:author="Wei [2]" w:date="2026-05-23T19:02:20Z">
        <w:r>
          <w:rPr>
            <w:rFonts w:hint="eastAsia"/>
            <w:sz w:val="24"/>
            <w:lang w:val="en-US" w:eastAsia="zh-CN"/>
          </w:rPr>
          <w:t>成为</w:t>
        </w:r>
      </w:ins>
      <w:ins w:id="1304" w:author="Wei [2]" w:date="2026-05-23T19:02:21Z">
        <w:r>
          <w:rPr>
            <w:rFonts w:hint="eastAsia"/>
            <w:sz w:val="24"/>
            <w:lang w:val="en-US" w:eastAsia="zh-CN"/>
          </w:rPr>
          <w:t>当下</w:t>
        </w:r>
      </w:ins>
      <w:ins w:id="1305" w:author="Wei [2]" w:date="2026-05-23T19:02:24Z">
        <w:r>
          <w:rPr>
            <w:rFonts w:hint="eastAsia"/>
            <w:sz w:val="24"/>
            <w:lang w:val="en-US" w:eastAsia="zh-CN"/>
          </w:rPr>
          <w:t>促进</w:t>
        </w:r>
      </w:ins>
      <w:ins w:id="1306" w:author="Wei [2]" w:date="2026-05-23T19:02:27Z">
        <w:r>
          <w:rPr>
            <w:rFonts w:hint="eastAsia"/>
            <w:sz w:val="24"/>
            <w:lang w:val="en-US" w:eastAsia="zh-CN"/>
          </w:rPr>
          <w:t>村级</w:t>
        </w:r>
      </w:ins>
      <w:ins w:id="1307" w:author="Wei [2]" w:date="2026-05-23T19:02:29Z">
        <w:r>
          <w:rPr>
            <w:rFonts w:hint="eastAsia"/>
            <w:sz w:val="24"/>
            <w:lang w:val="en-US" w:eastAsia="zh-CN"/>
          </w:rPr>
          <w:t>民主自治</w:t>
        </w:r>
      </w:ins>
      <w:ins w:id="1308" w:author="Wei [2]" w:date="2026-05-23T19:02:30Z">
        <w:r>
          <w:rPr>
            <w:rFonts w:hint="eastAsia"/>
            <w:sz w:val="24"/>
            <w:lang w:val="en-US" w:eastAsia="zh-CN"/>
          </w:rPr>
          <w:t>的</w:t>
        </w:r>
      </w:ins>
      <w:ins w:id="1309" w:author="Wei [2]" w:date="2026-05-23T19:02:33Z">
        <w:r>
          <w:rPr>
            <w:rFonts w:hint="eastAsia"/>
            <w:sz w:val="24"/>
            <w:lang w:val="en-US" w:eastAsia="zh-CN"/>
          </w:rPr>
          <w:t>重要</w:t>
        </w:r>
      </w:ins>
      <w:ins w:id="1310" w:author="Wei [2]" w:date="2026-05-23T19:02:34Z">
        <w:r>
          <w:rPr>
            <w:rFonts w:hint="eastAsia"/>
            <w:sz w:val="24"/>
            <w:lang w:val="en-US" w:eastAsia="zh-CN"/>
          </w:rPr>
          <w:t>形式</w:t>
        </w:r>
      </w:ins>
      <w:ins w:id="1311" w:author="孙程姣" w:date="2026-05-07T12:07:00Z">
        <w:r>
          <w:rPr>
            <w:rFonts w:hint="eastAsia"/>
            <w:sz w:val="24"/>
          </w:rPr>
          <w:t>。</w:t>
        </w:r>
      </w:ins>
      <w:del w:id="1312" w:author="Wei [2]" w:date="2026-05-23T19:02:39Z">
        <w:r>
          <w:rPr>
            <w:rStyle w:val="17"/>
            <w:rFonts w:hint="eastAsia"/>
            <w:sz w:val="24"/>
          </w:rPr>
          <w:footnoteReference w:id="25"/>
        </w:r>
      </w:del>
      <w:del w:id="1313" w:author="孙程姣" w:date="2026-05-07T12:07:00Z">
        <w:r>
          <w:rPr>
            <w:rFonts w:hint="eastAsia"/>
            <w:sz w:val="24"/>
          </w:rPr>
          <w:delText>。</w:delText>
        </w:r>
      </w:del>
    </w:p>
    <w:p w14:paraId="75FA3DE8">
      <w:pPr>
        <w:spacing w:line="324" w:lineRule="auto"/>
        <w:ind w:firstLine="480" w:firstLineChars="200"/>
        <w:rPr>
          <w:del w:id="1315" w:author="孙程姣" w:date="2026-05-07T12:07:00Z"/>
          <w:sz w:val="24"/>
        </w:rPr>
        <w:pPrChange w:id="1314" w:author="Wei" w:date="2025-05-22T19:57:00Z">
          <w:pPr>
            <w:spacing w:line="324" w:lineRule="auto"/>
          </w:pPr>
        </w:pPrChange>
      </w:pPr>
      <w:ins w:id="1316" w:author="Wei" w:date="2025-05-22T19:57:00Z">
        <w:r>
          <w:rPr>
            <w:rFonts w:hint="eastAsia"/>
            <w:sz w:val="24"/>
          </w:rPr>
          <w:t>学界</w:t>
        </w:r>
      </w:ins>
      <w:r>
        <w:rPr>
          <w:rFonts w:hint="eastAsia"/>
          <w:sz w:val="24"/>
        </w:rPr>
        <w:t>两派</w:t>
      </w:r>
      <w:ins w:id="1317" w:author="Wei" w:date="2025-05-22T19:57:00Z">
        <w:r>
          <w:rPr>
            <w:rFonts w:hint="eastAsia"/>
            <w:sz w:val="24"/>
          </w:rPr>
          <w:t>学者不同主张</w:t>
        </w:r>
      </w:ins>
      <w:del w:id="1318" w:author="Wei" w:date="2025-05-22T19:57:00Z">
        <w:r>
          <w:rPr>
            <w:rFonts w:hint="eastAsia"/>
            <w:sz w:val="24"/>
          </w:rPr>
          <w:delText>学者</w:delText>
        </w:r>
      </w:del>
      <w:r>
        <w:rPr>
          <w:rFonts w:hint="eastAsia"/>
          <w:sz w:val="24"/>
        </w:rPr>
        <w:t>的</w:t>
      </w:r>
      <w:del w:id="1319" w:author="Wei" w:date="2025-05-22T19:57:00Z">
        <w:r>
          <w:rPr>
            <w:rFonts w:hint="eastAsia"/>
            <w:sz w:val="24"/>
          </w:rPr>
          <w:delText>本质</w:delText>
        </w:r>
      </w:del>
      <w:r>
        <w:rPr>
          <w:rFonts w:hint="eastAsia"/>
          <w:sz w:val="24"/>
        </w:rPr>
        <w:t>区别</w:t>
      </w:r>
      <w:ins w:id="1320" w:author="Wei [2]" w:date="2026-05-22T14:13:51Z">
        <w:r>
          <w:rPr>
            <w:rFonts w:hint="eastAsia"/>
            <w:sz w:val="24"/>
            <w:lang w:val="en-US" w:eastAsia="zh-CN"/>
          </w:rPr>
          <w:t>在于</w:t>
        </w:r>
      </w:ins>
      <w:del w:id="1321" w:author="Wei [2]" w:date="2026-05-22T14:13:50Z">
        <w:r>
          <w:rPr>
            <w:rFonts w:hint="eastAsia"/>
            <w:sz w:val="24"/>
          </w:rPr>
          <w:delText>是</w:delText>
        </w:r>
      </w:del>
      <w:r>
        <w:rPr>
          <w:rFonts w:hint="eastAsia"/>
          <w:sz w:val="24"/>
        </w:rPr>
        <w:t>，前者更关注民主的自由价值和程序正义，后者更关注民主的治理成效和实质正义。</w:t>
      </w:r>
    </w:p>
    <w:p w14:paraId="762C2C4E">
      <w:pPr>
        <w:spacing w:line="324" w:lineRule="auto"/>
        <w:ind w:firstLine="480" w:firstLineChars="200"/>
        <w:rPr>
          <w:sz w:val="24"/>
        </w:rPr>
      </w:pPr>
      <w:del w:id="1322" w:author="孙程姣" w:date="2026-05-07T12:07:00Z">
        <w:r>
          <w:rPr>
            <w:rFonts w:hint="eastAsia"/>
            <w:sz w:val="24"/>
          </w:rPr>
          <w:delText>20世纪</w:delText>
        </w:r>
      </w:del>
      <w:ins w:id="1323" w:author="孙程姣" w:date="2026-05-07T12:07:00Z">
        <w:r>
          <w:rPr>
            <w:rFonts w:hint="eastAsia"/>
            <w:sz w:val="24"/>
          </w:rPr>
          <w:t>19</w:t>
        </w:r>
      </w:ins>
      <w:r>
        <w:rPr>
          <w:rFonts w:hint="eastAsia"/>
          <w:sz w:val="24"/>
        </w:rPr>
        <w:t>80</w:t>
      </w:r>
      <w:del w:id="1324" w:author="孙程姣" w:date="2026-05-07T12:08:00Z">
        <w:r>
          <w:rPr>
            <w:rFonts w:hint="eastAsia"/>
            <w:sz w:val="24"/>
          </w:rPr>
          <w:delText>、90</w:delText>
        </w:r>
      </w:del>
      <w:r>
        <w:rPr>
          <w:rFonts w:hint="eastAsia"/>
          <w:sz w:val="24"/>
        </w:rPr>
        <w:t>年代以来，第三波民主化浪潮中诸多民主国家治理失败的现象</w:t>
      </w:r>
      <w:del w:id="1325" w:author="Wei [2]" w:date="2026-05-22T14:14:02Z">
        <w:r>
          <w:rPr>
            <w:rFonts w:hint="eastAsia"/>
            <w:sz w:val="24"/>
          </w:rPr>
          <w:delText>，</w:delText>
        </w:r>
      </w:del>
      <w:r>
        <w:rPr>
          <w:rFonts w:hint="eastAsia"/>
          <w:sz w:val="24"/>
        </w:rPr>
        <w:t>促使学者对既有民主理论进行深刻反思</w:t>
      </w:r>
      <w:ins w:id="1326" w:author="孙程姣" w:date="2026-05-07T12:08:00Z">
        <w:r>
          <w:rPr>
            <w:rFonts w:hint="eastAsia"/>
            <w:sz w:val="24"/>
          </w:rPr>
          <w:t>。</w:t>
        </w:r>
      </w:ins>
      <w:r>
        <w:rPr>
          <w:rStyle w:val="17"/>
          <w:rFonts w:hint="eastAsia"/>
          <w:sz w:val="24"/>
        </w:rPr>
        <w:footnoteReference w:id="26"/>
      </w:r>
      <w:del w:id="1327" w:author="孙程姣" w:date="2026-05-07T12:08:00Z">
        <w:r>
          <w:rPr>
            <w:rFonts w:hint="eastAsia"/>
            <w:sz w:val="24"/>
          </w:rPr>
          <w:delText>。</w:delText>
        </w:r>
      </w:del>
      <w:ins w:id="1328" w:author="Wei" w:date="2025-05-22T19:58:00Z">
        <w:r>
          <w:rPr>
            <w:rFonts w:hint="eastAsia"/>
            <w:sz w:val="24"/>
          </w:rPr>
          <w:t>福山指出，</w:t>
        </w:r>
      </w:ins>
      <w:r>
        <w:rPr>
          <w:rFonts w:hint="eastAsia"/>
          <w:sz w:val="24"/>
        </w:rPr>
        <w:t>软弱无能的国家已成为当今世界许多严重问题（从贫困、艾滋病、毒品到恐怖主义）的根源，只有强有力的政府才可能</w:t>
      </w:r>
      <w:del w:id="1329" w:author="孙程姣" w:date="2026-05-07T12:09:00Z">
        <w:r>
          <w:rPr>
            <w:rFonts w:hint="eastAsia"/>
            <w:sz w:val="24"/>
          </w:rPr>
          <w:delText>会</w:delText>
        </w:r>
      </w:del>
      <w:r>
        <w:rPr>
          <w:rFonts w:hint="eastAsia"/>
          <w:sz w:val="24"/>
        </w:rPr>
        <w:t>保证社会的正常运转</w:t>
      </w:r>
      <w:ins w:id="1330" w:author="孙程姣" w:date="2026-05-07T12:09:00Z">
        <w:r>
          <w:rPr>
            <w:rFonts w:hint="eastAsia"/>
            <w:sz w:val="24"/>
          </w:rPr>
          <w:t>，</w:t>
        </w:r>
      </w:ins>
      <w:r>
        <w:rPr>
          <w:rStyle w:val="17"/>
          <w:rFonts w:hint="eastAsia"/>
          <w:sz w:val="24"/>
        </w:rPr>
        <w:footnoteReference w:id="27"/>
      </w:r>
      <w:ins w:id="1331" w:author="Wei" w:date="2025-05-22T19:58:00Z">
        <w:del w:id="1332" w:author="孙程姣" w:date="2026-05-07T12:09:00Z">
          <w:r>
            <w:rPr>
              <w:rFonts w:hint="eastAsia"/>
              <w:sz w:val="24"/>
            </w:rPr>
            <w:delText>，</w:delText>
          </w:r>
        </w:del>
      </w:ins>
      <w:ins w:id="1333" w:author="Wei" w:date="2025-05-22T19:58:00Z">
        <w:del w:id="1334" w:author="孙程姣" w:date="2026-05-07T12:10:00Z">
          <w:r>
            <w:rPr>
              <w:rFonts w:hint="eastAsia"/>
              <w:sz w:val="24"/>
            </w:rPr>
            <w:delText>因此他</w:delText>
          </w:r>
        </w:del>
      </w:ins>
      <w:del w:id="1335" w:author="孙程姣" w:date="2026-05-07T12:10:00Z">
        <w:r>
          <w:rPr>
            <w:rFonts w:hint="eastAsia"/>
            <w:sz w:val="24"/>
          </w:rPr>
          <w:delText>。福山在《政治秩序与政治衰败》一书中甚至将</w:delText>
        </w:r>
      </w:del>
      <w:r>
        <w:rPr>
          <w:rFonts w:hint="eastAsia"/>
          <w:sz w:val="24"/>
        </w:rPr>
        <w:t>国家建设</w:t>
      </w:r>
      <w:ins w:id="1336" w:author="孙程姣" w:date="2026-05-07T12:10:00Z">
        <w:r>
          <w:rPr>
            <w:rFonts w:hint="eastAsia"/>
            <w:sz w:val="24"/>
          </w:rPr>
          <w:t>应</w:t>
        </w:r>
      </w:ins>
      <w:r>
        <w:rPr>
          <w:rFonts w:hint="eastAsia"/>
          <w:sz w:val="24"/>
        </w:rPr>
        <w:t>置于民主建设之前</w:t>
      </w:r>
      <w:ins w:id="1337" w:author="孙程姣" w:date="2026-05-07T12:10:00Z">
        <w:r>
          <w:rPr>
            <w:rFonts w:hint="eastAsia"/>
            <w:sz w:val="24"/>
          </w:rPr>
          <w:t>。</w:t>
        </w:r>
      </w:ins>
      <w:ins w:id="1338" w:author="Wei" w:date="2025-05-22T19:58:00Z">
        <w:del w:id="1339" w:author="孙程姣" w:date="2026-05-07T12:10:00Z">
          <w:r>
            <w:rPr>
              <w:rFonts w:hint="eastAsia"/>
              <w:sz w:val="24"/>
            </w:rPr>
            <w:delText>的地位</w:delText>
          </w:r>
        </w:del>
      </w:ins>
      <w:r>
        <w:rPr>
          <w:rStyle w:val="17"/>
          <w:rFonts w:hint="eastAsia"/>
          <w:sz w:val="24"/>
        </w:rPr>
        <w:footnoteReference w:id="28"/>
      </w:r>
      <w:del w:id="1340" w:author="孙程姣" w:date="2026-05-07T12:10:00Z">
        <w:r>
          <w:rPr>
            <w:rFonts w:hint="eastAsia"/>
            <w:sz w:val="24"/>
          </w:rPr>
          <w:delText>。</w:delText>
        </w:r>
      </w:del>
      <w:r>
        <w:rPr>
          <w:rFonts w:hint="eastAsia"/>
          <w:sz w:val="24"/>
        </w:rPr>
        <w:t>近年来，越来越多的中国学者将民主理论本土化，</w:t>
      </w:r>
      <w:ins w:id="1341" w:author="Wei" w:date="2025-05-22T19:58:00Z">
        <w:r>
          <w:rPr>
            <w:rFonts w:hint="eastAsia"/>
            <w:sz w:val="24"/>
          </w:rPr>
          <w:t>例如</w:t>
        </w:r>
      </w:ins>
      <w:ins w:id="1342" w:author="孙程姣" w:date="2026-05-07T12:10:00Z">
        <w:r>
          <w:rPr>
            <w:rFonts w:hint="eastAsia"/>
            <w:sz w:val="24"/>
          </w:rPr>
          <w:t>，</w:t>
        </w:r>
      </w:ins>
      <w:del w:id="1343" w:author="Wei" w:date="2025-05-22T19:58:00Z">
        <w:r>
          <w:rPr>
            <w:rFonts w:hint="eastAsia"/>
            <w:sz w:val="24"/>
          </w:rPr>
          <w:delText>认可国家和党组织对基层民主的调控行为。</w:delText>
        </w:r>
      </w:del>
      <w:r>
        <w:rPr>
          <w:rFonts w:hint="eastAsia"/>
          <w:sz w:val="24"/>
        </w:rPr>
        <w:t>杨光斌</w:t>
      </w:r>
      <w:ins w:id="1344" w:author="Wei [2]" w:date="2026-05-22T14:14:31Z">
        <w:r>
          <w:rPr>
            <w:rFonts w:hint="eastAsia"/>
            <w:sz w:val="24"/>
            <w:lang w:val="en-US" w:eastAsia="zh-CN"/>
          </w:rPr>
          <w:t>尝试</w:t>
        </w:r>
      </w:ins>
      <w:r>
        <w:rPr>
          <w:rFonts w:hint="eastAsia"/>
          <w:sz w:val="24"/>
        </w:rPr>
        <w:t>以“治理民主”代替西式选举民主的概念，</w:t>
      </w:r>
      <w:del w:id="1345" w:author="孙程姣" w:date="2026-05-07T12:10:00Z">
        <w:r>
          <w:rPr>
            <w:rFonts w:hint="eastAsia"/>
            <w:sz w:val="24"/>
          </w:rPr>
          <w:delText>以</w:delText>
        </w:r>
      </w:del>
      <w:r>
        <w:rPr>
          <w:rFonts w:hint="eastAsia"/>
          <w:sz w:val="24"/>
        </w:rPr>
        <w:t>强调公民参与、国家自主性和治理有效性等要素</w:t>
      </w:r>
      <w:ins w:id="1346" w:author="孙程姣" w:date="2026-05-07T12:10:00Z">
        <w:r>
          <w:rPr>
            <w:rFonts w:hint="eastAsia"/>
            <w:sz w:val="24"/>
          </w:rPr>
          <w:t>；</w:t>
        </w:r>
      </w:ins>
      <w:r>
        <w:rPr>
          <w:rStyle w:val="17"/>
          <w:rFonts w:hint="eastAsia"/>
          <w:sz w:val="24"/>
        </w:rPr>
        <w:footnoteReference w:id="29"/>
      </w:r>
      <w:del w:id="1347" w:author="孙程姣" w:date="2026-05-07T12:10:00Z">
        <w:r>
          <w:rPr>
            <w:rFonts w:hint="eastAsia"/>
            <w:sz w:val="24"/>
          </w:rPr>
          <w:delText>。</w:delText>
        </w:r>
      </w:del>
      <w:r>
        <w:rPr>
          <w:rFonts w:hint="eastAsia"/>
          <w:sz w:val="24"/>
        </w:rPr>
        <w:t>肖滨等人提出，基层民主与社会治理的割裂</w:t>
      </w:r>
      <w:del w:id="1348" w:author="Wei" w:date="2025-05-22T19:59:00Z">
        <w:r>
          <w:rPr>
            <w:rFonts w:hint="eastAsia"/>
            <w:sz w:val="24"/>
          </w:rPr>
          <w:delText>，</w:delText>
        </w:r>
      </w:del>
      <w:r>
        <w:rPr>
          <w:rFonts w:hint="eastAsia"/>
          <w:sz w:val="24"/>
        </w:rPr>
        <w:t>是村民自治陷入困境的根本原因，把村民自治有机整合到以党政体制为基础的国家治理体系之中是未来基层治理民主的发展方向</w:t>
      </w:r>
      <w:ins w:id="1349" w:author="孙程姣" w:date="2026-05-07T12:11:00Z">
        <w:r>
          <w:rPr>
            <w:rFonts w:hint="eastAsia"/>
            <w:sz w:val="24"/>
          </w:rPr>
          <w:t>。</w:t>
        </w:r>
      </w:ins>
      <w:r>
        <w:rPr>
          <w:rStyle w:val="17"/>
          <w:rFonts w:hint="eastAsia"/>
          <w:sz w:val="24"/>
        </w:rPr>
        <w:footnoteReference w:id="30"/>
      </w:r>
      <w:del w:id="1350" w:author="孙程姣" w:date="2026-05-07T12:11:00Z">
        <w:r>
          <w:rPr>
            <w:rFonts w:hint="eastAsia"/>
            <w:sz w:val="24"/>
          </w:rPr>
          <w:delText>。</w:delText>
        </w:r>
      </w:del>
    </w:p>
    <w:p w14:paraId="4584925F">
      <w:pPr>
        <w:spacing w:line="324" w:lineRule="auto"/>
        <w:ind w:firstLine="480" w:firstLineChars="200"/>
        <w:rPr>
          <w:ins w:id="1351" w:author="Wei" w:date="2025-05-22T20:01:00Z"/>
          <w:rFonts w:hint="eastAsia" w:ascii="宋体" w:hAnsi="宋体" w:cs="宋体"/>
          <w:sz w:val="24"/>
        </w:rPr>
      </w:pPr>
      <w:r>
        <w:rPr>
          <w:rFonts w:hint="eastAsia"/>
          <w:sz w:val="24"/>
        </w:rPr>
        <w:t>在庆祝中国共产党成立100周年大会上的</w:t>
      </w:r>
      <w:del w:id="1352" w:author="孙程姣" w:date="2026-05-07T12:20:00Z">
        <w:r>
          <w:rPr>
            <w:rFonts w:hint="eastAsia"/>
            <w:sz w:val="24"/>
          </w:rPr>
          <w:delText>重要</w:delText>
        </w:r>
      </w:del>
      <w:r>
        <w:rPr>
          <w:rFonts w:hint="eastAsia"/>
          <w:sz w:val="24"/>
        </w:rPr>
        <w:t>讲话中，</w:t>
      </w:r>
      <w:r>
        <w:rPr>
          <w:rFonts w:hint="eastAsia"/>
          <w:color w:val="000000"/>
          <w:sz w:val="24"/>
        </w:rPr>
        <w:t>习近平</w:t>
      </w:r>
      <w:r>
        <w:rPr>
          <w:rFonts w:hint="eastAsia"/>
          <w:sz w:val="24"/>
        </w:rPr>
        <w:t>总书记明确提出</w:t>
      </w:r>
      <w:ins w:id="1353" w:author="孙程姣" w:date="2026-05-07T12:11:00Z">
        <w:r>
          <w:rPr>
            <w:rFonts w:hint="eastAsia"/>
            <w:sz w:val="24"/>
          </w:rPr>
          <w:t>，</w:t>
        </w:r>
      </w:ins>
      <w:r>
        <w:rPr>
          <w:rFonts w:hint="eastAsia"/>
          <w:sz w:val="24"/>
        </w:rPr>
        <w:t>“践行以人民为中心的发展思想，发展全过程人民民主”</w:t>
      </w:r>
      <w:ins w:id="1354" w:author="孙程姣" w:date="2026-05-07T12:17:00Z">
        <w:r>
          <w:rPr>
            <w:rStyle w:val="17"/>
            <w:sz w:val="24"/>
          </w:rPr>
          <w:footnoteReference w:id="31"/>
        </w:r>
      </w:ins>
      <w:r>
        <w:rPr>
          <w:rFonts w:hint="eastAsia"/>
          <w:sz w:val="24"/>
        </w:rPr>
        <w:t>。全过程人民民主是</w:t>
      </w:r>
      <w:ins w:id="1355" w:author="孙程姣" w:date="2026-05-07T12:11:00Z">
        <w:r>
          <w:rPr>
            <w:rFonts w:hint="eastAsia"/>
            <w:sz w:val="24"/>
          </w:rPr>
          <w:t>党的</w:t>
        </w:r>
      </w:ins>
      <w:r>
        <w:rPr>
          <w:rFonts w:hint="eastAsia"/>
          <w:sz w:val="24"/>
        </w:rPr>
        <w:t>十八大以来党对民主政治发展规律的深化提升。</w:t>
      </w:r>
      <w:del w:id="1356" w:author="Wei" w:date="2025-05-22T19:59:00Z">
        <w:r>
          <w:rPr>
            <w:rFonts w:hint="eastAsia"/>
            <w:sz w:val="24"/>
          </w:rPr>
          <w:delText>在2021年10月13-14日中央人才工作会议上，</w:delText>
        </w:r>
      </w:del>
      <w:r>
        <w:rPr>
          <w:rFonts w:hint="eastAsia"/>
          <w:color w:val="000000"/>
          <w:sz w:val="24"/>
        </w:rPr>
        <w:t>习近平</w:t>
      </w:r>
      <w:r>
        <w:rPr>
          <w:rFonts w:hint="eastAsia"/>
          <w:sz w:val="24"/>
        </w:rPr>
        <w:t>总书记指出</w:t>
      </w:r>
      <w:ins w:id="1357" w:author="孙程姣" w:date="2026-05-07T12:12:00Z">
        <w:r>
          <w:rPr>
            <w:rFonts w:hint="eastAsia"/>
            <w:sz w:val="24"/>
          </w:rPr>
          <w:t>：</w:t>
        </w:r>
      </w:ins>
      <w:r>
        <w:rPr>
          <w:rFonts w:hint="eastAsia"/>
          <w:sz w:val="24"/>
        </w:rPr>
        <w:t>“我国全过程人民民主实现了过程民主和成果民主、程序民主和实质民主、直接民主和间接民主、人民民主和国家意志相统一，是全链条、全方位、全覆盖的民主，是最广泛、最真实、最管用的社会主义民主。我们要继续推进全过程人民民主建设，把人民当家作主具体地、现实地体现到党治国理政的政策措施上来</w:t>
      </w:r>
      <w:del w:id="1358" w:author="Wei" w:date="2025-05-22T20:00:00Z">
        <w:r>
          <w:rPr>
            <w:rFonts w:hint="eastAsia"/>
            <w:sz w:val="24"/>
          </w:rPr>
          <w:delText>，具体地、现实地体现到党和国家机关各个方面各个层级工作上来，具体地、现实地体现到实现人民对美好生活向往的工作上来</w:delText>
        </w:r>
      </w:del>
      <w:r>
        <w:rPr>
          <w:rFonts w:hint="eastAsia"/>
          <w:sz w:val="24"/>
        </w:rPr>
        <w:t>。”</w:t>
      </w:r>
      <w:r>
        <w:rPr>
          <w:rStyle w:val="17"/>
          <w:rFonts w:hint="eastAsia"/>
          <w:sz w:val="24"/>
        </w:rPr>
        <w:footnoteReference w:id="32"/>
      </w:r>
      <w:r>
        <w:rPr>
          <w:rFonts w:hint="eastAsia"/>
          <w:sz w:val="24"/>
        </w:rPr>
        <w:t>“全过程人民民主”</w:t>
      </w:r>
      <w:r>
        <w:rPr>
          <w:rFonts w:ascii="宋体" w:hAnsi="宋体" w:cs="宋体"/>
          <w:sz w:val="24"/>
        </w:rPr>
        <w:t>是对</w:t>
      </w:r>
      <w:r>
        <w:rPr>
          <w:rFonts w:hint="eastAsia" w:ascii="宋体" w:hAnsi="宋体" w:cs="宋体"/>
          <w:sz w:val="24"/>
        </w:rPr>
        <w:t>党领导下的</w:t>
      </w:r>
      <w:r>
        <w:rPr>
          <w:rFonts w:ascii="宋体" w:hAnsi="宋体" w:cs="宋体"/>
          <w:sz w:val="24"/>
        </w:rPr>
        <w:t>中国特色社会主义民主的新概括</w:t>
      </w:r>
      <w:ins w:id="1359" w:author="孙程姣" w:date="2026-05-07T12:12:00Z">
        <w:r>
          <w:rPr>
            <w:rFonts w:hint="eastAsia" w:ascii="宋体" w:hAnsi="宋体" w:cs="宋体"/>
            <w:sz w:val="24"/>
          </w:rPr>
          <w:t>，</w:t>
        </w:r>
      </w:ins>
      <w:r>
        <w:rPr>
          <w:rStyle w:val="17"/>
          <w:rFonts w:cs="宋体" w:asciiTheme="minorHAnsi" w:hAnsiTheme="minorHAnsi"/>
          <w:sz w:val="24"/>
        </w:rPr>
        <w:footnoteReference w:id="33"/>
      </w:r>
      <w:del w:id="1360" w:author="孙程姣" w:date="2026-05-07T12:12:00Z">
        <w:r>
          <w:rPr>
            <w:rFonts w:ascii="宋体" w:hAnsi="宋体" w:cs="宋体"/>
            <w:sz w:val="24"/>
          </w:rPr>
          <w:delText>，</w:delText>
        </w:r>
      </w:del>
      <w:r>
        <w:rPr>
          <w:rFonts w:ascii="宋体" w:hAnsi="宋体" w:cs="宋体"/>
          <w:sz w:val="24"/>
        </w:rPr>
        <w:t>是人民民主价值与制度框架在操作层面的具体化运用</w:t>
      </w:r>
      <w:r>
        <w:rPr>
          <w:rFonts w:hint="eastAsia" w:ascii="宋体" w:hAnsi="宋体" w:cs="宋体"/>
          <w:sz w:val="24"/>
        </w:rPr>
        <w:t>，</w:t>
      </w:r>
      <w:r>
        <w:rPr>
          <w:rFonts w:ascii="宋体" w:hAnsi="宋体" w:cs="宋体"/>
          <w:sz w:val="24"/>
        </w:rPr>
        <w:t>实现了将人民民主所追求的民主性质与民主运行的质量有机结合的目标。</w:t>
      </w:r>
      <w:r>
        <w:rPr>
          <w:rStyle w:val="17"/>
          <w:rFonts w:cs="Calibri"/>
          <w:sz w:val="24"/>
        </w:rPr>
        <w:footnoteReference w:id="34"/>
      </w:r>
    </w:p>
    <w:p w14:paraId="78C6E667">
      <w:pPr>
        <w:spacing w:line="324" w:lineRule="auto"/>
        <w:ind w:firstLine="480" w:firstLineChars="200"/>
        <w:rPr>
          <w:sz w:val="24"/>
        </w:rPr>
      </w:pPr>
      <w:r>
        <w:rPr>
          <w:rFonts w:hint="eastAsia" w:ascii="宋体" w:hAnsi="宋体" w:cs="宋体"/>
          <w:sz w:val="24"/>
        </w:rPr>
        <w:t>全过程人民民主理念为我国农村基层民主优化指明了发展方向。</w:t>
      </w:r>
      <w:ins w:id="1361" w:author="Wei [2]" w:date="2026-05-23T19:06:04Z">
        <w:r>
          <w:rPr>
            <w:rFonts w:hint="eastAsia" w:ascii="宋体" w:hAnsi="宋体" w:cs="宋体"/>
            <w:sz w:val="24"/>
            <w:lang w:val="en-US" w:eastAsia="zh-CN"/>
          </w:rPr>
          <w:t>既往</w:t>
        </w:r>
      </w:ins>
      <w:ins w:id="1362" w:author="Wei [2]" w:date="2026-05-23T19:06:06Z">
        <w:r>
          <w:rPr>
            <w:rFonts w:hint="eastAsia" w:ascii="宋体" w:hAnsi="宋体" w:cs="宋体"/>
            <w:sz w:val="24"/>
            <w:lang w:val="en-US" w:eastAsia="zh-CN"/>
          </w:rPr>
          <w:t>研究</w:t>
        </w:r>
      </w:ins>
      <w:ins w:id="1363" w:author="Wei [2]" w:date="2026-05-23T19:12:32Z">
        <w:r>
          <w:rPr>
            <w:rFonts w:hint="eastAsia" w:ascii="宋体" w:hAnsi="宋体" w:cs="宋体"/>
            <w:sz w:val="24"/>
            <w:lang w:val="en-US" w:eastAsia="zh-CN"/>
          </w:rPr>
          <w:t>分别</w:t>
        </w:r>
      </w:ins>
      <w:ins w:id="1364" w:author="Wei [2]" w:date="2026-05-23T19:08:10Z">
        <w:r>
          <w:rPr>
            <w:rFonts w:hint="eastAsia" w:ascii="宋体" w:hAnsi="宋体" w:cs="宋体"/>
            <w:sz w:val="24"/>
            <w:lang w:val="en-US" w:eastAsia="zh-CN"/>
          </w:rPr>
          <w:t>从</w:t>
        </w:r>
      </w:ins>
      <w:ins w:id="1365" w:author="Wei [2]" w:date="2026-05-23T19:06:19Z">
        <w:r>
          <w:rPr>
            <w:rFonts w:hint="eastAsia" w:ascii="宋体" w:hAnsi="宋体" w:cs="宋体"/>
            <w:sz w:val="24"/>
            <w:lang w:val="en-US" w:eastAsia="zh-CN"/>
          </w:rPr>
          <w:t>民主</w:t>
        </w:r>
      </w:ins>
      <w:ins w:id="1366" w:author="Wei [2]" w:date="2026-05-23T19:07:20Z">
        <w:r>
          <w:rPr>
            <w:rFonts w:hint="eastAsia" w:ascii="宋体" w:hAnsi="宋体" w:cs="宋体"/>
            <w:sz w:val="24"/>
            <w:lang w:val="en-US" w:eastAsia="zh-CN"/>
          </w:rPr>
          <w:t>选举</w:t>
        </w:r>
      </w:ins>
      <w:ins w:id="1367" w:author="Wei [2]" w:date="2026-05-23T19:08:32Z">
        <w:r>
          <w:rPr>
            <w:rFonts w:hint="eastAsia" w:ascii="宋体" w:hAnsi="宋体" w:cs="宋体"/>
            <w:sz w:val="24"/>
            <w:lang w:val="en-US" w:eastAsia="zh-CN"/>
          </w:rPr>
          <w:t>过程</w:t>
        </w:r>
      </w:ins>
      <w:ins w:id="1368" w:author="Wei [2]" w:date="2026-05-23T19:07:30Z">
        <w:r>
          <w:rPr>
            <w:rFonts w:hint="eastAsia" w:ascii="宋体" w:hAnsi="宋体" w:cs="宋体"/>
            <w:sz w:val="24"/>
            <w:lang w:val="en-US" w:eastAsia="zh-CN"/>
          </w:rPr>
          <w:t>、</w:t>
        </w:r>
      </w:ins>
      <w:ins w:id="1369" w:author="Wei [2]" w:date="2026-05-23T19:07:44Z">
        <w:r>
          <w:rPr>
            <w:rFonts w:hint="eastAsia" w:ascii="宋体" w:hAnsi="宋体" w:cs="宋体"/>
            <w:sz w:val="24"/>
            <w:lang w:val="en-US" w:eastAsia="zh-CN"/>
          </w:rPr>
          <w:t>村级</w:t>
        </w:r>
      </w:ins>
      <w:ins w:id="1370" w:author="Wei [2]" w:date="2026-05-23T19:12:20Z">
        <w:r>
          <w:rPr>
            <w:rFonts w:hint="eastAsia" w:ascii="宋体" w:hAnsi="宋体" w:cs="宋体"/>
            <w:sz w:val="24"/>
            <w:lang w:val="en-US" w:eastAsia="zh-CN"/>
          </w:rPr>
          <w:t>事务</w:t>
        </w:r>
      </w:ins>
      <w:ins w:id="1371" w:author="Wei [2]" w:date="2026-05-23T19:07:46Z">
        <w:r>
          <w:rPr>
            <w:rFonts w:hint="eastAsia" w:ascii="宋体" w:hAnsi="宋体" w:cs="宋体"/>
            <w:sz w:val="24"/>
            <w:lang w:val="en-US" w:eastAsia="zh-CN"/>
          </w:rPr>
          <w:t>治理</w:t>
        </w:r>
      </w:ins>
      <w:ins w:id="1372" w:author="Wei [2]" w:date="2026-05-23T19:07:48Z">
        <w:r>
          <w:rPr>
            <w:rFonts w:hint="eastAsia" w:ascii="宋体" w:hAnsi="宋体" w:cs="宋体"/>
            <w:sz w:val="24"/>
            <w:lang w:val="en-US" w:eastAsia="zh-CN"/>
          </w:rPr>
          <w:t>两个</w:t>
        </w:r>
      </w:ins>
      <w:ins w:id="1373" w:author="Wei [2]" w:date="2026-05-23T19:07:49Z">
        <w:r>
          <w:rPr>
            <w:rFonts w:hint="eastAsia" w:ascii="宋体" w:hAnsi="宋体" w:cs="宋体"/>
            <w:sz w:val="24"/>
            <w:lang w:val="en-US" w:eastAsia="zh-CN"/>
          </w:rPr>
          <w:t>方面</w:t>
        </w:r>
      </w:ins>
      <w:ins w:id="1374" w:author="Wei [2]" w:date="2026-05-23T19:07:52Z">
        <w:r>
          <w:rPr>
            <w:rFonts w:hint="eastAsia" w:ascii="宋体" w:hAnsi="宋体" w:cs="宋体"/>
            <w:sz w:val="24"/>
            <w:lang w:val="en-US" w:eastAsia="zh-CN"/>
          </w:rPr>
          <w:t>讨论</w:t>
        </w:r>
      </w:ins>
      <w:ins w:id="1375" w:author="Wei [2]" w:date="2026-05-23T19:07:56Z">
        <w:r>
          <w:rPr>
            <w:rFonts w:hint="eastAsia" w:ascii="宋体" w:hAnsi="宋体" w:cs="宋体"/>
            <w:sz w:val="24"/>
            <w:lang w:val="en-US" w:eastAsia="zh-CN"/>
          </w:rPr>
          <w:t>国家与</w:t>
        </w:r>
      </w:ins>
      <w:ins w:id="1376" w:author="Wei [2]" w:date="2026-05-23T19:08:51Z">
        <w:r>
          <w:rPr>
            <w:rFonts w:hint="eastAsia" w:ascii="宋体" w:hAnsi="宋体" w:cs="宋体"/>
            <w:sz w:val="24"/>
            <w:lang w:val="en-US" w:eastAsia="zh-CN"/>
          </w:rPr>
          <w:t>村级</w:t>
        </w:r>
      </w:ins>
      <w:ins w:id="1377" w:author="Wei [2]" w:date="2026-05-23T19:08:47Z">
        <w:r>
          <w:rPr>
            <w:rFonts w:hint="eastAsia" w:ascii="宋体" w:hAnsi="宋体" w:cs="宋体"/>
            <w:sz w:val="24"/>
            <w:lang w:val="en-US" w:eastAsia="zh-CN"/>
          </w:rPr>
          <w:t>民主</w:t>
        </w:r>
      </w:ins>
      <w:ins w:id="1378" w:author="Wei [2]" w:date="2026-05-23T19:09:08Z">
        <w:r>
          <w:rPr>
            <w:rFonts w:hint="eastAsia" w:ascii="宋体" w:hAnsi="宋体" w:cs="宋体"/>
            <w:sz w:val="24"/>
            <w:lang w:val="en-US" w:eastAsia="zh-CN"/>
          </w:rPr>
          <w:t>的</w:t>
        </w:r>
      </w:ins>
      <w:ins w:id="1379" w:author="Wei [2]" w:date="2026-05-23T19:07:59Z">
        <w:r>
          <w:rPr>
            <w:rFonts w:hint="eastAsia" w:ascii="宋体" w:hAnsi="宋体" w:cs="宋体"/>
            <w:sz w:val="24"/>
            <w:lang w:val="en-US" w:eastAsia="zh-CN"/>
          </w:rPr>
          <w:t>关系</w:t>
        </w:r>
      </w:ins>
      <w:ins w:id="1380" w:author="Wei [2]" w:date="2026-05-23T19:09:10Z">
        <w:r>
          <w:rPr>
            <w:rFonts w:hint="eastAsia" w:ascii="宋体" w:hAnsi="宋体" w:cs="宋体"/>
            <w:sz w:val="24"/>
            <w:lang w:val="en-US" w:eastAsia="zh-CN"/>
          </w:rPr>
          <w:t>，</w:t>
        </w:r>
      </w:ins>
      <w:ins w:id="1381" w:author="Wei [2]" w:date="2026-05-23T19:09:14Z">
        <w:r>
          <w:rPr>
            <w:rFonts w:hint="eastAsia" w:ascii="宋体" w:hAnsi="宋体" w:cs="宋体"/>
            <w:sz w:val="24"/>
            <w:lang w:val="en-US" w:eastAsia="zh-CN"/>
          </w:rPr>
          <w:t>但在</w:t>
        </w:r>
      </w:ins>
      <w:ins w:id="1382" w:author="Wei [2]" w:date="2026-05-23T19:09:23Z">
        <w:r>
          <w:rPr>
            <w:rFonts w:hint="eastAsia" w:ascii="宋体" w:hAnsi="宋体" w:cs="宋体"/>
            <w:sz w:val="24"/>
            <w:lang w:val="en-US" w:eastAsia="zh-CN"/>
          </w:rPr>
          <w:t>选举</w:t>
        </w:r>
      </w:ins>
      <w:ins w:id="1383" w:author="Wei [2]" w:date="2026-05-23T19:09:24Z">
        <w:r>
          <w:rPr>
            <w:rFonts w:hint="eastAsia" w:ascii="宋体" w:hAnsi="宋体" w:cs="宋体"/>
            <w:sz w:val="24"/>
            <w:lang w:val="en-US" w:eastAsia="zh-CN"/>
          </w:rPr>
          <w:t>民主</w:t>
        </w:r>
      </w:ins>
      <w:ins w:id="1384" w:author="Wei [2]" w:date="2026-05-23T19:10:56Z">
        <w:r>
          <w:rPr>
            <w:rFonts w:hint="eastAsia" w:ascii="宋体" w:hAnsi="宋体" w:cs="宋体"/>
            <w:sz w:val="24"/>
            <w:lang w:val="en-US" w:eastAsia="zh-CN"/>
          </w:rPr>
          <w:t>与</w:t>
        </w:r>
      </w:ins>
      <w:ins w:id="1385" w:author="Wei [2]" w:date="2026-05-23T19:09:27Z">
        <w:r>
          <w:rPr>
            <w:rFonts w:hint="eastAsia" w:ascii="宋体" w:hAnsi="宋体" w:cs="宋体"/>
            <w:sz w:val="24"/>
            <w:lang w:val="en-US" w:eastAsia="zh-CN"/>
          </w:rPr>
          <w:t>村级</w:t>
        </w:r>
      </w:ins>
      <w:ins w:id="1386" w:author="Wei [2]" w:date="2026-05-23T19:09:29Z">
        <w:r>
          <w:rPr>
            <w:rFonts w:hint="eastAsia" w:ascii="宋体" w:hAnsi="宋体" w:cs="宋体"/>
            <w:sz w:val="24"/>
            <w:lang w:val="en-US" w:eastAsia="zh-CN"/>
          </w:rPr>
          <w:t>治理</w:t>
        </w:r>
      </w:ins>
      <w:ins w:id="1387" w:author="Wei [2]" w:date="2026-05-23T19:11:20Z">
        <w:r>
          <w:rPr>
            <w:rFonts w:hint="eastAsia" w:ascii="宋体" w:hAnsi="宋体" w:cs="宋体"/>
            <w:sz w:val="24"/>
            <w:lang w:val="en-US" w:eastAsia="zh-CN"/>
          </w:rPr>
          <w:t>有效</w:t>
        </w:r>
      </w:ins>
      <w:ins w:id="1388" w:author="Wei [2]" w:date="2026-05-23T19:11:21Z">
        <w:r>
          <w:rPr>
            <w:rFonts w:hint="eastAsia" w:ascii="宋体" w:hAnsi="宋体" w:cs="宋体"/>
            <w:sz w:val="24"/>
            <w:lang w:val="en-US" w:eastAsia="zh-CN"/>
          </w:rPr>
          <w:t>衔接</w:t>
        </w:r>
      </w:ins>
      <w:ins w:id="1389" w:author="Wei [2]" w:date="2026-05-23T19:11:45Z">
        <w:r>
          <w:rPr>
            <w:rFonts w:hint="eastAsia" w:ascii="宋体" w:hAnsi="宋体" w:cs="宋体"/>
            <w:sz w:val="24"/>
            <w:lang w:val="en-US" w:eastAsia="zh-CN"/>
          </w:rPr>
          <w:t>的</w:t>
        </w:r>
      </w:ins>
      <w:ins w:id="1390" w:author="Wei [2]" w:date="2026-05-23T19:11:52Z">
        <w:r>
          <w:rPr>
            <w:rFonts w:hint="eastAsia" w:ascii="宋体" w:hAnsi="宋体" w:cs="宋体"/>
            <w:sz w:val="24"/>
            <w:lang w:val="en-US" w:eastAsia="zh-CN"/>
          </w:rPr>
          <w:t>难题</w:t>
        </w:r>
      </w:ins>
      <w:ins w:id="1391" w:author="Wei [2]" w:date="2026-05-23T19:11:53Z">
        <w:r>
          <w:rPr>
            <w:rFonts w:hint="eastAsia" w:ascii="宋体" w:hAnsi="宋体" w:cs="宋体"/>
            <w:sz w:val="24"/>
            <w:lang w:val="en-US" w:eastAsia="zh-CN"/>
          </w:rPr>
          <w:t>、</w:t>
        </w:r>
      </w:ins>
      <w:ins w:id="1392" w:author="Wei [2]" w:date="2026-05-23T19:11:55Z">
        <w:r>
          <w:rPr>
            <w:rFonts w:hint="eastAsia" w:ascii="宋体" w:hAnsi="宋体" w:cs="宋体"/>
            <w:sz w:val="24"/>
            <w:lang w:val="en-US" w:eastAsia="zh-CN"/>
          </w:rPr>
          <w:t>成因</w:t>
        </w:r>
      </w:ins>
      <w:ins w:id="1393" w:author="Wei [2]" w:date="2026-05-23T19:11:57Z">
        <w:r>
          <w:rPr>
            <w:rFonts w:hint="eastAsia" w:ascii="宋体" w:hAnsi="宋体" w:cs="宋体"/>
            <w:sz w:val="24"/>
            <w:lang w:val="en-US" w:eastAsia="zh-CN"/>
          </w:rPr>
          <w:t>及</w:t>
        </w:r>
      </w:ins>
      <w:ins w:id="1394" w:author="Wei [2]" w:date="2026-05-23T19:10:13Z">
        <w:r>
          <w:rPr>
            <w:rFonts w:hint="eastAsia" w:ascii="宋体" w:hAnsi="宋体" w:cs="宋体"/>
            <w:sz w:val="24"/>
            <w:lang w:val="en-US" w:eastAsia="zh-CN"/>
          </w:rPr>
          <w:t>矫正</w:t>
        </w:r>
      </w:ins>
      <w:ins w:id="1395" w:author="Wei [2]" w:date="2026-05-23T19:12:02Z">
        <w:r>
          <w:rPr>
            <w:rFonts w:hint="eastAsia" w:ascii="宋体" w:hAnsi="宋体" w:cs="宋体"/>
            <w:sz w:val="24"/>
            <w:lang w:val="en-US" w:eastAsia="zh-CN"/>
          </w:rPr>
          <w:t>机制</w:t>
        </w:r>
      </w:ins>
      <w:ins w:id="1396" w:author="Wei [2]" w:date="2026-05-23T19:10:15Z">
        <w:r>
          <w:rPr>
            <w:rFonts w:hint="eastAsia" w:ascii="宋体" w:hAnsi="宋体" w:cs="宋体"/>
            <w:sz w:val="24"/>
            <w:lang w:val="en-US" w:eastAsia="zh-CN"/>
          </w:rPr>
          <w:t>上</w:t>
        </w:r>
      </w:ins>
      <w:ins w:id="1397" w:author="Wei [2]" w:date="2026-05-23T19:10:22Z">
        <w:r>
          <w:rPr>
            <w:rFonts w:hint="eastAsia" w:ascii="宋体" w:hAnsi="宋体" w:cs="宋体"/>
            <w:sz w:val="24"/>
            <w:lang w:val="en-US" w:eastAsia="zh-CN"/>
          </w:rPr>
          <w:t>缺乏</w:t>
        </w:r>
      </w:ins>
      <w:ins w:id="1398" w:author="Wei [2]" w:date="2026-05-23T19:12:08Z">
        <w:r>
          <w:rPr>
            <w:rFonts w:hint="eastAsia" w:ascii="宋体" w:hAnsi="宋体" w:cs="宋体"/>
            <w:sz w:val="24"/>
            <w:lang w:val="en-US" w:eastAsia="zh-CN"/>
          </w:rPr>
          <w:t>系统</w:t>
        </w:r>
      </w:ins>
      <w:ins w:id="1399" w:author="Wei [2]" w:date="2026-05-23T19:12:10Z">
        <w:r>
          <w:rPr>
            <w:rFonts w:hint="eastAsia" w:ascii="宋体" w:hAnsi="宋体" w:cs="宋体"/>
            <w:sz w:val="24"/>
            <w:lang w:val="en-US" w:eastAsia="zh-CN"/>
          </w:rPr>
          <w:t>性</w:t>
        </w:r>
      </w:ins>
      <w:ins w:id="1400" w:author="Wei [2]" w:date="2026-05-23T19:12:11Z">
        <w:r>
          <w:rPr>
            <w:rFonts w:hint="eastAsia" w:ascii="宋体" w:hAnsi="宋体" w:cs="宋体"/>
            <w:sz w:val="24"/>
            <w:lang w:val="en-US" w:eastAsia="zh-CN"/>
          </w:rPr>
          <w:t>的</w:t>
        </w:r>
      </w:ins>
      <w:ins w:id="1401" w:author="Wei [2]" w:date="2026-05-23T19:12:12Z">
        <w:r>
          <w:rPr>
            <w:rFonts w:hint="eastAsia" w:ascii="宋体" w:hAnsi="宋体" w:cs="宋体"/>
            <w:sz w:val="24"/>
            <w:lang w:val="en-US" w:eastAsia="zh-CN"/>
          </w:rPr>
          <w:t>讨论</w:t>
        </w:r>
      </w:ins>
      <w:ins w:id="1402" w:author="Wei [2]" w:date="2026-05-23T19:07:59Z">
        <w:r>
          <w:rPr>
            <w:rFonts w:hint="eastAsia" w:ascii="宋体" w:hAnsi="宋体" w:cs="宋体"/>
            <w:sz w:val="24"/>
            <w:lang w:val="en-US" w:eastAsia="zh-CN"/>
          </w:rPr>
          <w:t>。</w:t>
        </w:r>
      </w:ins>
      <w:r>
        <w:rPr>
          <w:rFonts w:hint="eastAsia"/>
          <w:sz w:val="24"/>
        </w:rPr>
        <w:t>本文</w:t>
      </w:r>
      <w:del w:id="1403" w:author="Wei" w:date="2025-05-22T20:01:00Z">
        <w:r>
          <w:rPr>
            <w:rFonts w:hint="eastAsia"/>
            <w:sz w:val="24"/>
          </w:rPr>
          <w:delText>将</w:delText>
        </w:r>
      </w:del>
      <w:r>
        <w:rPr>
          <w:rFonts w:hint="eastAsia"/>
          <w:sz w:val="24"/>
        </w:rPr>
        <w:t>从农村民主选举实践入手，从经验层面揭示农村基层民主</w:t>
      </w:r>
      <w:ins w:id="1404" w:author="Wei [2]" w:date="2026-05-23T19:13:36Z">
        <w:r>
          <w:rPr>
            <w:rFonts w:hint="eastAsia"/>
            <w:sz w:val="24"/>
            <w:lang w:val="en-US" w:eastAsia="zh-CN"/>
          </w:rPr>
          <w:t>与</w:t>
        </w:r>
      </w:ins>
      <w:ins w:id="1405" w:author="Wei [2]" w:date="2026-05-23T19:13:37Z">
        <w:r>
          <w:rPr>
            <w:rFonts w:hint="eastAsia"/>
            <w:sz w:val="24"/>
            <w:lang w:val="en-US" w:eastAsia="zh-CN"/>
          </w:rPr>
          <w:t>社会</w:t>
        </w:r>
      </w:ins>
      <w:ins w:id="1406" w:author="Wei [2]" w:date="2026-05-23T19:13:38Z">
        <w:r>
          <w:rPr>
            <w:rFonts w:hint="eastAsia"/>
            <w:sz w:val="24"/>
            <w:lang w:val="en-US" w:eastAsia="zh-CN"/>
          </w:rPr>
          <w:t>有效</w:t>
        </w:r>
      </w:ins>
      <w:ins w:id="1407" w:author="Wei [2]" w:date="2026-05-23T19:13:39Z">
        <w:r>
          <w:rPr>
            <w:rFonts w:hint="eastAsia"/>
            <w:sz w:val="24"/>
            <w:lang w:val="en-US" w:eastAsia="zh-CN"/>
          </w:rPr>
          <w:t>治理</w:t>
        </w:r>
      </w:ins>
      <w:ins w:id="1408" w:author="Wei [2]" w:date="2026-05-23T19:14:24Z">
        <w:r>
          <w:rPr>
            <w:rFonts w:hint="eastAsia"/>
            <w:sz w:val="24"/>
            <w:lang w:val="en-US" w:eastAsia="zh-CN"/>
          </w:rPr>
          <w:t>间</w:t>
        </w:r>
      </w:ins>
      <w:r>
        <w:rPr>
          <w:rFonts w:hint="eastAsia"/>
          <w:sz w:val="24"/>
        </w:rPr>
        <w:t>的实践困境及</w:t>
      </w:r>
      <w:ins w:id="1409" w:author="孙程姣" w:date="2026-05-07T12:13:00Z">
        <w:r>
          <w:rPr>
            <w:rFonts w:hint="eastAsia"/>
            <w:sz w:val="24"/>
          </w:rPr>
          <w:t>党的</w:t>
        </w:r>
      </w:ins>
      <w:ins w:id="1410" w:author="Wei" w:date="2025-05-22T20:01:00Z">
        <w:r>
          <w:rPr>
            <w:rFonts w:hint="eastAsia"/>
            <w:sz w:val="24"/>
          </w:rPr>
          <w:t>十八大以来</w:t>
        </w:r>
      </w:ins>
      <w:r>
        <w:rPr>
          <w:rFonts w:hint="eastAsia"/>
          <w:sz w:val="24"/>
        </w:rPr>
        <w:t>政党引领农村基层民主发展的</w:t>
      </w:r>
      <w:ins w:id="1411" w:author="Wei [2]" w:date="2026-05-23T19:13:57Z">
        <w:r>
          <w:rPr>
            <w:rFonts w:hint="eastAsia"/>
            <w:sz w:val="24"/>
            <w:lang w:val="en-US" w:eastAsia="zh-CN"/>
          </w:rPr>
          <w:t>地方</w:t>
        </w:r>
      </w:ins>
      <w:ins w:id="1412" w:author="Wei [2]" w:date="2026-05-23T19:13:59Z">
        <w:r>
          <w:rPr>
            <w:rFonts w:hint="eastAsia"/>
            <w:sz w:val="24"/>
            <w:lang w:val="en-US" w:eastAsia="zh-CN"/>
          </w:rPr>
          <w:t>实践</w:t>
        </w:r>
      </w:ins>
      <w:del w:id="1413" w:author="Wei [2]" w:date="2026-05-23T18:49:04Z">
        <w:r>
          <w:rPr>
            <w:rFonts w:hint="eastAsia"/>
            <w:sz w:val="24"/>
          </w:rPr>
          <w:delText>运行</w:delText>
        </w:r>
      </w:del>
      <w:r>
        <w:rPr>
          <w:rFonts w:hint="eastAsia"/>
          <w:sz w:val="24"/>
        </w:rPr>
        <w:t>机制。</w:t>
      </w:r>
    </w:p>
    <w:p w14:paraId="4BEB5BB3">
      <w:pPr>
        <w:spacing w:before="312" w:beforeLines="100" w:after="312" w:afterLines="100" w:line="324" w:lineRule="auto"/>
        <w:jc w:val="center"/>
        <w:outlineLvl w:val="0"/>
        <w:rPr>
          <w:rFonts w:hint="eastAsia" w:ascii="黑体" w:hAnsi="黑体" w:eastAsia="黑体"/>
          <w:sz w:val="28"/>
          <w:szCs w:val="28"/>
        </w:rPr>
      </w:pPr>
      <w:r>
        <w:rPr>
          <w:rFonts w:hint="eastAsia" w:ascii="黑体" w:hAnsi="黑体" w:eastAsia="黑体"/>
          <w:sz w:val="28"/>
          <w:szCs w:val="28"/>
        </w:rPr>
        <w:t>二、</w:t>
      </w:r>
      <w:ins w:id="1414" w:author="Wei" w:date="2025-05-22T20:15:00Z">
        <w:del w:id="1415" w:author="Wei [2]" w:date="2026-05-23T14:34:32Z">
          <w:commentRangeStart w:id="14"/>
          <w:r>
            <w:rPr>
              <w:rFonts w:hint="eastAsia" w:ascii="黑体" w:hAnsi="黑体" w:eastAsia="黑体"/>
              <w:sz w:val="28"/>
              <w:szCs w:val="28"/>
              <w:highlight w:val="yellow"/>
              <w:rPrChange w:id="1416" w:author="孙程姣" w:date="2026-05-08T15:04:00Z">
                <w:rPr>
                  <w:rFonts w:hint="eastAsia" w:ascii="黑体" w:hAnsi="黑体" w:eastAsia="黑体"/>
                  <w:sz w:val="28"/>
                  <w:szCs w:val="28"/>
                </w:rPr>
              </w:rPrChange>
            </w:rPr>
            <w:delText>以</w:delText>
          </w:r>
        </w:del>
      </w:ins>
      <w:del w:id="1419" w:author="Wei [2]" w:date="2026-05-23T14:34:32Z">
        <w:r>
          <w:rPr>
            <w:rFonts w:hint="eastAsia" w:ascii="黑体" w:hAnsi="黑体" w:eastAsia="黑体"/>
            <w:sz w:val="28"/>
            <w:szCs w:val="28"/>
            <w:highlight w:val="yellow"/>
            <w:rPrChange w:id="1420" w:author="孙程姣" w:date="2026-05-08T15:04:00Z">
              <w:rPr>
                <w:rFonts w:hint="eastAsia" w:ascii="黑体" w:hAnsi="黑体" w:eastAsia="黑体"/>
                <w:sz w:val="28"/>
                <w:szCs w:val="28"/>
              </w:rPr>
            </w:rPrChange>
          </w:rPr>
          <w:delText>既</w:delText>
        </w:r>
      </w:del>
      <w:del w:id="1422" w:author="Wei [2]" w:date="2026-05-23T14:34:32Z">
        <w:r>
          <w:rPr>
            <w:rFonts w:hint="eastAsia" w:ascii="黑体" w:hAnsi="黑体" w:eastAsia="黑体"/>
            <w:sz w:val="28"/>
            <w:szCs w:val="28"/>
            <w:highlight w:val="yellow"/>
            <w:rPrChange w:id="1423" w:author="孙程姣" w:date="2026-05-08T15:04:00Z">
              <w:rPr>
                <w:rFonts w:hint="eastAsia" w:ascii="黑体" w:hAnsi="黑体" w:eastAsia="黑体"/>
                <w:sz w:val="28"/>
                <w:szCs w:val="28"/>
              </w:rPr>
            </w:rPrChange>
          </w:rPr>
          <w:delText>往农村</w:delText>
        </w:r>
      </w:del>
      <w:r>
        <w:rPr>
          <w:rFonts w:hint="eastAsia" w:ascii="黑体" w:hAnsi="黑体" w:eastAsia="黑体"/>
          <w:sz w:val="28"/>
          <w:szCs w:val="28"/>
          <w:highlight w:val="yellow"/>
          <w:rPrChange w:id="1425" w:author="孙程姣" w:date="2026-05-08T15:04:00Z">
            <w:rPr>
              <w:rFonts w:hint="eastAsia" w:ascii="黑体" w:hAnsi="黑体" w:eastAsia="黑体"/>
              <w:sz w:val="28"/>
              <w:szCs w:val="28"/>
            </w:rPr>
          </w:rPrChange>
        </w:rPr>
        <w:t>选举民主</w:t>
      </w:r>
      <w:ins w:id="1426" w:author="Wei [2]" w:date="2026-05-23T14:36:44Z">
        <w:r>
          <w:rPr>
            <w:rFonts w:hint="eastAsia" w:ascii="黑体" w:hAnsi="黑体" w:eastAsia="黑体"/>
            <w:sz w:val="28"/>
            <w:szCs w:val="28"/>
            <w:highlight w:val="yellow"/>
          </w:rPr>
          <w:t>理论</w:t>
        </w:r>
      </w:ins>
      <w:ins w:id="1427" w:author="Wei [2]" w:date="2026-05-23T14:34:10Z">
        <w:r>
          <w:rPr>
            <w:rFonts w:hint="eastAsia" w:ascii="黑体" w:hAnsi="黑体" w:eastAsia="黑体"/>
            <w:sz w:val="28"/>
            <w:szCs w:val="28"/>
            <w:highlight w:val="yellow"/>
            <w:lang w:val="en-US" w:eastAsia="zh-CN"/>
          </w:rPr>
          <w:t>与</w:t>
        </w:r>
      </w:ins>
      <w:ins w:id="1428" w:author="Wei [2]" w:date="2026-05-23T19:15:38Z">
        <w:r>
          <w:rPr>
            <w:rFonts w:hint="eastAsia" w:ascii="黑体" w:hAnsi="黑体" w:eastAsia="黑体"/>
            <w:sz w:val="28"/>
            <w:szCs w:val="28"/>
            <w:highlight w:val="yellow"/>
            <w:lang w:val="en-US" w:eastAsia="zh-CN"/>
          </w:rPr>
          <w:t>村级</w:t>
        </w:r>
      </w:ins>
      <w:ins w:id="1429" w:author="Wei [2]" w:date="2026-05-23T18:49:19Z">
        <w:r>
          <w:rPr>
            <w:rFonts w:hint="eastAsia" w:ascii="黑体" w:hAnsi="黑体" w:eastAsia="黑体"/>
            <w:sz w:val="28"/>
            <w:szCs w:val="28"/>
            <w:highlight w:val="yellow"/>
            <w:lang w:val="en-US" w:eastAsia="zh-CN"/>
          </w:rPr>
          <w:t>民主</w:t>
        </w:r>
      </w:ins>
      <w:ins w:id="1430" w:author="Wei [2]" w:date="2026-05-23T14:36:42Z">
        <w:r>
          <w:rPr>
            <w:rFonts w:hint="eastAsia" w:ascii="黑体" w:hAnsi="黑体" w:eastAsia="黑体"/>
            <w:sz w:val="28"/>
            <w:szCs w:val="28"/>
            <w:highlight w:val="yellow"/>
            <w:lang w:val="en-US" w:eastAsia="zh-CN"/>
          </w:rPr>
          <w:t>实践</w:t>
        </w:r>
      </w:ins>
      <w:del w:id="1431" w:author="Wei [2]" w:date="2026-05-23T14:36:44Z">
        <w:r>
          <w:rPr>
            <w:rFonts w:hint="eastAsia" w:ascii="黑体" w:hAnsi="黑体" w:eastAsia="黑体"/>
            <w:sz w:val="28"/>
            <w:szCs w:val="28"/>
            <w:highlight w:val="yellow"/>
            <w:rPrChange w:id="1432" w:author="孙程姣" w:date="2026-05-08T15:04:00Z">
              <w:rPr>
                <w:rFonts w:hint="eastAsia" w:ascii="黑体" w:hAnsi="黑体" w:eastAsia="黑体"/>
                <w:sz w:val="28"/>
                <w:szCs w:val="28"/>
              </w:rPr>
            </w:rPrChange>
          </w:rPr>
          <w:delText>面</w:delText>
        </w:r>
      </w:del>
      <w:del w:id="1434" w:author="Wei [2]" w:date="2026-05-23T14:36:44Z">
        <w:r>
          <w:rPr>
            <w:rFonts w:hint="eastAsia" w:ascii="黑体" w:hAnsi="黑体" w:eastAsia="黑体"/>
            <w:sz w:val="28"/>
            <w:szCs w:val="28"/>
            <w:highlight w:val="yellow"/>
            <w:rPrChange w:id="1435" w:author="孙程姣" w:date="2026-05-08T15:04:00Z">
              <w:rPr>
                <w:rFonts w:hint="eastAsia" w:ascii="黑体" w:hAnsi="黑体" w:eastAsia="黑体"/>
                <w:sz w:val="28"/>
                <w:szCs w:val="28"/>
              </w:rPr>
            </w:rPrChange>
          </w:rPr>
          <w:delText>临</w:delText>
        </w:r>
      </w:del>
      <w:del w:id="1437" w:author="Wei [2]" w:date="2026-05-23T14:36:44Z">
        <w:r>
          <w:rPr>
            <w:rFonts w:hint="eastAsia" w:ascii="黑体" w:hAnsi="黑体" w:eastAsia="黑体"/>
            <w:sz w:val="28"/>
            <w:szCs w:val="28"/>
            <w:highlight w:val="yellow"/>
            <w:rPrChange w:id="1438" w:author="孙程姣" w:date="2026-05-08T15:04:00Z">
              <w:rPr>
                <w:rFonts w:hint="eastAsia" w:ascii="黑体" w:hAnsi="黑体" w:eastAsia="黑体"/>
                <w:sz w:val="28"/>
                <w:szCs w:val="28"/>
              </w:rPr>
            </w:rPrChange>
          </w:rPr>
          <w:delText>的</w:delText>
        </w:r>
      </w:del>
      <w:del w:id="1440" w:author="Wei [2]" w:date="2026-05-23T14:36:44Z">
        <w:r>
          <w:rPr>
            <w:rFonts w:hint="eastAsia" w:ascii="黑体" w:hAnsi="黑体" w:eastAsia="黑体"/>
            <w:sz w:val="28"/>
            <w:szCs w:val="28"/>
            <w:highlight w:val="yellow"/>
            <w:rPrChange w:id="1441" w:author="孙程姣" w:date="2026-05-08T15:04:00Z">
              <w:rPr>
                <w:rFonts w:hint="eastAsia" w:ascii="黑体" w:hAnsi="黑体" w:eastAsia="黑体"/>
                <w:sz w:val="28"/>
                <w:szCs w:val="28"/>
              </w:rPr>
            </w:rPrChange>
          </w:rPr>
          <w:delText>理论</w:delText>
        </w:r>
      </w:del>
      <w:del w:id="1443" w:author="Wei [2]" w:date="2026-05-23T14:34:17Z">
        <w:r>
          <w:rPr>
            <w:rFonts w:hint="default" w:ascii="黑体" w:hAnsi="黑体" w:eastAsia="黑体"/>
            <w:sz w:val="28"/>
            <w:szCs w:val="28"/>
            <w:highlight w:val="yellow"/>
            <w:rPrChange w:id="1444" w:author="孙程姣" w:date="2026-05-08T15:04:00Z">
              <w:rPr>
                <w:rFonts w:hint="eastAsia" w:ascii="黑体" w:hAnsi="黑体" w:eastAsia="黑体"/>
                <w:sz w:val="28"/>
                <w:szCs w:val="28"/>
              </w:rPr>
            </w:rPrChange>
          </w:rPr>
          <w:delText>与制度</w:delText>
        </w:r>
      </w:del>
      <w:ins w:id="1446" w:author="Wei [2]" w:date="2026-05-23T14:34:19Z">
        <w:r>
          <w:rPr>
            <w:rFonts w:hint="eastAsia" w:ascii="黑体" w:hAnsi="黑体" w:eastAsia="黑体"/>
            <w:sz w:val="28"/>
            <w:szCs w:val="28"/>
            <w:highlight w:val="yellow"/>
            <w:lang w:val="en-US" w:eastAsia="zh-CN"/>
          </w:rPr>
          <w:t>的</w:t>
        </w:r>
      </w:ins>
      <w:r>
        <w:rPr>
          <w:rFonts w:hint="eastAsia" w:ascii="黑体" w:hAnsi="黑体" w:eastAsia="黑体"/>
          <w:sz w:val="28"/>
          <w:szCs w:val="28"/>
          <w:highlight w:val="yellow"/>
          <w:rPrChange w:id="1447" w:author="孙程姣" w:date="2026-05-08T15:04:00Z">
            <w:rPr>
              <w:rFonts w:hint="eastAsia" w:ascii="黑体" w:hAnsi="黑体" w:eastAsia="黑体"/>
              <w:sz w:val="28"/>
              <w:szCs w:val="28"/>
            </w:rPr>
          </w:rPrChange>
        </w:rPr>
        <w:t>张力</w:t>
      </w:r>
      <w:commentRangeEnd w:id="14"/>
      <w:r>
        <w:rPr>
          <w:rStyle w:val="16"/>
        </w:rPr>
        <w:commentReference w:id="14"/>
      </w:r>
    </w:p>
    <w:p w14:paraId="1E2BD749">
      <w:pPr>
        <w:spacing w:line="324" w:lineRule="auto"/>
        <w:ind w:firstLine="480" w:firstLineChars="200"/>
        <w:rPr>
          <w:b/>
          <w:bCs/>
          <w:sz w:val="24"/>
        </w:rPr>
      </w:pPr>
      <w:r>
        <w:rPr>
          <w:rFonts w:hint="eastAsia"/>
          <w:sz w:val="24"/>
        </w:rPr>
        <w:t>中国农村实行的竞争性选举民主源自西方自由主义民主理论，运行</w:t>
      </w:r>
      <w:del w:id="1448" w:author="孙程姣" w:date="2026-05-08T15:08:00Z">
        <w:r>
          <w:rPr>
            <w:rFonts w:hint="eastAsia"/>
            <w:sz w:val="24"/>
          </w:rPr>
          <w:delText>三十</w:delText>
        </w:r>
      </w:del>
      <w:ins w:id="1449" w:author="孙程姣" w:date="2026-05-08T15:08:00Z">
        <w:r>
          <w:rPr>
            <w:rFonts w:hint="eastAsia"/>
            <w:sz w:val="24"/>
          </w:rPr>
          <w:t>30</w:t>
        </w:r>
      </w:ins>
      <w:r>
        <w:rPr>
          <w:rFonts w:hint="eastAsia"/>
          <w:sz w:val="24"/>
        </w:rPr>
        <w:t>年来所面临的理论</w:t>
      </w:r>
      <w:del w:id="1450" w:author="Wei [2]" w:date="2026-05-23T18:49:43Z">
        <w:r>
          <w:rPr>
            <w:rFonts w:hint="default"/>
            <w:sz w:val="24"/>
            <w:lang w:val="en-US"/>
          </w:rPr>
          <w:delText>张力</w:delText>
        </w:r>
      </w:del>
      <w:ins w:id="1451" w:author="Wei [2]" w:date="2026-05-23T18:49:44Z">
        <w:r>
          <w:rPr>
            <w:rFonts w:hint="eastAsia"/>
            <w:sz w:val="24"/>
            <w:lang w:val="en-US" w:eastAsia="zh-CN"/>
          </w:rPr>
          <w:t>局限</w:t>
        </w:r>
      </w:ins>
      <w:ins w:id="1452" w:author="Wei [2]" w:date="2026-05-23T18:49:47Z">
        <w:r>
          <w:rPr>
            <w:rFonts w:hint="eastAsia"/>
            <w:sz w:val="24"/>
            <w:lang w:val="en-US" w:eastAsia="zh-CN"/>
          </w:rPr>
          <w:t>性</w:t>
        </w:r>
      </w:ins>
      <w:del w:id="1453" w:author="Wei [2]" w:date="2026-05-23T14:35:16Z">
        <w:r>
          <w:rPr>
            <w:rFonts w:hint="default"/>
            <w:sz w:val="24"/>
            <w:lang w:val="en-US"/>
          </w:rPr>
          <w:delText>、</w:delText>
        </w:r>
      </w:del>
      <w:ins w:id="1454" w:author="Wei [2]" w:date="2026-05-23T14:35:16Z">
        <w:r>
          <w:rPr>
            <w:rFonts w:hint="eastAsia"/>
            <w:sz w:val="24"/>
            <w:lang w:val="en-US" w:eastAsia="zh-CN"/>
          </w:rPr>
          <w:t>和</w:t>
        </w:r>
      </w:ins>
      <w:ins w:id="1455" w:author="Wei [2]" w:date="2026-05-23T14:35:31Z">
        <w:r>
          <w:rPr>
            <w:rFonts w:hint="eastAsia"/>
            <w:sz w:val="24"/>
            <w:lang w:val="en-US" w:eastAsia="zh-CN"/>
          </w:rPr>
          <w:t>社会</w:t>
        </w:r>
      </w:ins>
      <w:ins w:id="1456" w:author="Wei [2]" w:date="2026-05-23T14:35:32Z">
        <w:r>
          <w:rPr>
            <w:rFonts w:hint="eastAsia"/>
            <w:sz w:val="24"/>
            <w:lang w:val="en-US" w:eastAsia="zh-CN"/>
          </w:rPr>
          <w:t>现实</w:t>
        </w:r>
      </w:ins>
      <w:del w:id="1457" w:author="孙程姣" w:date="2026-05-08T15:09:00Z">
        <w:r>
          <w:rPr>
            <w:rFonts w:hint="eastAsia"/>
            <w:sz w:val="24"/>
          </w:rPr>
          <w:delText>社会</w:delText>
        </w:r>
      </w:del>
      <w:del w:id="1458" w:author="孙程姣" w:date="2026-05-08T15:08:00Z">
        <w:r>
          <w:rPr>
            <w:rFonts w:hint="eastAsia"/>
            <w:sz w:val="24"/>
          </w:rPr>
          <w:delText>及</w:delText>
        </w:r>
      </w:del>
      <w:del w:id="1459" w:author="Wei [2]" w:date="2026-05-23T14:35:33Z">
        <w:r>
          <w:rPr>
            <w:rFonts w:hint="eastAsia"/>
            <w:sz w:val="24"/>
          </w:rPr>
          <w:delText>体制</w:delText>
        </w:r>
      </w:del>
      <w:r>
        <w:rPr>
          <w:rFonts w:hint="eastAsia"/>
          <w:sz w:val="24"/>
        </w:rPr>
        <w:t>约束日益突出，</w:t>
      </w:r>
      <w:ins w:id="1460" w:author="Wei [2]" w:date="2026-05-23T14:36:18Z">
        <w:r>
          <w:rPr>
            <w:rFonts w:hint="eastAsia"/>
            <w:sz w:val="24"/>
            <w:lang w:val="en-US" w:eastAsia="zh-CN"/>
          </w:rPr>
          <w:t>造成</w:t>
        </w:r>
      </w:ins>
      <w:del w:id="1461" w:author="Wei [2]" w:date="2026-05-23T14:35:43Z">
        <w:r>
          <w:rPr>
            <w:rFonts w:hint="eastAsia"/>
            <w:sz w:val="24"/>
          </w:rPr>
          <w:delText>诱致</w:delText>
        </w:r>
      </w:del>
      <w:r>
        <w:rPr>
          <w:rFonts w:hint="eastAsia"/>
          <w:sz w:val="24"/>
        </w:rPr>
        <w:t>基层民主与</w:t>
      </w:r>
      <w:del w:id="1462" w:author="Wei [2]" w:date="2026-05-23T19:17:15Z">
        <w:r>
          <w:rPr>
            <w:rFonts w:hint="default"/>
            <w:sz w:val="24"/>
            <w:lang w:val="en-US"/>
          </w:rPr>
          <w:delText>乡村</w:delText>
        </w:r>
      </w:del>
      <w:ins w:id="1463" w:author="Wei [2]" w:date="2026-05-23T19:17:15Z">
        <w:r>
          <w:rPr>
            <w:rFonts w:hint="eastAsia"/>
            <w:sz w:val="24"/>
            <w:lang w:val="en-US" w:eastAsia="zh-CN"/>
          </w:rPr>
          <w:t>社会</w:t>
        </w:r>
      </w:ins>
      <w:r>
        <w:rPr>
          <w:rFonts w:hint="eastAsia"/>
          <w:sz w:val="24"/>
        </w:rPr>
        <w:t>有效治理间的</w:t>
      </w:r>
      <w:del w:id="1464" w:author="Wei [2]" w:date="2026-05-23T14:36:22Z">
        <w:r>
          <w:rPr>
            <w:rFonts w:hint="default"/>
            <w:sz w:val="24"/>
            <w:lang w:val="en-US"/>
          </w:rPr>
          <w:delText>紧张</w:delText>
        </w:r>
      </w:del>
      <w:ins w:id="1465" w:author="Wei [2]" w:date="2026-05-23T14:36:23Z">
        <w:r>
          <w:rPr>
            <w:rFonts w:hint="eastAsia"/>
            <w:sz w:val="24"/>
            <w:lang w:val="en-US" w:eastAsia="zh-CN"/>
          </w:rPr>
          <w:t>断裂</w:t>
        </w:r>
      </w:ins>
      <w:ins w:id="1466" w:author="Wei [2]" w:date="2026-05-23T19:17:52Z">
        <w:r>
          <w:rPr>
            <w:rFonts w:hint="eastAsia"/>
            <w:sz w:val="24"/>
            <w:lang w:val="en-US" w:eastAsia="zh-CN"/>
          </w:rPr>
          <w:t>。</w:t>
        </w:r>
      </w:ins>
      <w:ins w:id="1467" w:author="Wei [2]" w:date="2026-05-23T19:17:44Z">
        <w:r>
          <w:rPr>
            <w:rFonts w:hint="eastAsia"/>
            <w:sz w:val="24"/>
            <w:lang w:val="en-US" w:eastAsia="zh-CN"/>
          </w:rPr>
          <w:t>党的</w:t>
        </w:r>
      </w:ins>
      <w:ins w:id="1468" w:author="Wei [2]" w:date="2026-05-23T19:17:46Z">
        <w:r>
          <w:rPr>
            <w:rFonts w:hint="eastAsia"/>
            <w:sz w:val="24"/>
            <w:lang w:val="en-US" w:eastAsia="zh-CN"/>
          </w:rPr>
          <w:t>十八大</w:t>
        </w:r>
      </w:ins>
      <w:ins w:id="1469" w:author="Wei [2]" w:date="2026-05-23T19:17:47Z">
        <w:r>
          <w:rPr>
            <w:rFonts w:hint="eastAsia"/>
            <w:sz w:val="24"/>
            <w:lang w:val="en-US" w:eastAsia="zh-CN"/>
          </w:rPr>
          <w:t>之前</w:t>
        </w:r>
      </w:ins>
      <w:ins w:id="1470" w:author="Wei [2]" w:date="2026-05-23T19:17:50Z">
        <w:r>
          <w:rPr>
            <w:rFonts w:hint="eastAsia"/>
            <w:sz w:val="24"/>
            <w:lang w:val="en-US" w:eastAsia="zh-CN"/>
          </w:rPr>
          <w:t>，</w:t>
        </w:r>
      </w:ins>
      <w:ins w:id="1471" w:author="Wei [2]" w:date="2026-05-23T19:18:38Z">
        <w:r>
          <w:rPr>
            <w:rFonts w:hint="eastAsia"/>
            <w:sz w:val="24"/>
            <w:lang w:val="en-US" w:eastAsia="zh-CN"/>
          </w:rPr>
          <w:t>乡村</w:t>
        </w:r>
      </w:ins>
      <w:ins w:id="1472" w:author="Wei [2]" w:date="2026-05-23T19:18:24Z">
        <w:r>
          <w:rPr>
            <w:rFonts w:hint="eastAsia"/>
            <w:sz w:val="24"/>
            <w:lang w:val="en-US" w:eastAsia="zh-CN"/>
          </w:rPr>
          <w:t>有</w:t>
        </w:r>
      </w:ins>
      <w:ins w:id="1473" w:author="Wei [2]" w:date="2026-05-23T19:16:06Z">
        <w:r>
          <w:rPr>
            <w:rFonts w:hint="eastAsia"/>
            <w:sz w:val="24"/>
            <w:lang w:val="en-US" w:eastAsia="zh-CN"/>
          </w:rPr>
          <w:t>不少群众</w:t>
        </w:r>
      </w:ins>
      <w:ins w:id="1474" w:author="Wei [2]" w:date="2026-05-23T19:16:41Z">
        <w:r>
          <w:rPr>
            <w:rFonts w:hint="eastAsia"/>
            <w:sz w:val="24"/>
            <w:lang w:val="en-US" w:eastAsia="zh-CN"/>
          </w:rPr>
          <w:t>和</w:t>
        </w:r>
      </w:ins>
      <w:ins w:id="1475" w:author="Wei [2]" w:date="2026-05-23T19:16:07Z">
        <w:r>
          <w:rPr>
            <w:rFonts w:hint="eastAsia"/>
            <w:sz w:val="24"/>
            <w:lang w:val="en-US" w:eastAsia="zh-CN"/>
          </w:rPr>
          <w:t>干部</w:t>
        </w:r>
      </w:ins>
      <w:ins w:id="1476" w:author="Wei [2]" w:date="2026-05-23T19:16:08Z">
        <w:r>
          <w:rPr>
            <w:rFonts w:hint="eastAsia"/>
            <w:sz w:val="24"/>
            <w:lang w:val="en-US" w:eastAsia="zh-CN"/>
          </w:rPr>
          <w:t>认为</w:t>
        </w:r>
      </w:ins>
      <w:ins w:id="1477" w:author="Wei [2]" w:date="2026-05-23T19:16:36Z">
        <w:r>
          <w:rPr>
            <w:rFonts w:hint="eastAsia"/>
            <w:sz w:val="24"/>
          </w:rPr>
          <w:t>“频繁选举搞乱农村”</w:t>
        </w:r>
      </w:ins>
      <w:del w:id="1478" w:author="Wei [2]" w:date="2026-05-23T14:36:24Z">
        <w:r>
          <w:rPr>
            <w:rFonts w:hint="eastAsia"/>
            <w:sz w:val="24"/>
          </w:rPr>
          <w:delText>关系</w:delText>
        </w:r>
      </w:del>
      <w:r>
        <w:rPr>
          <w:rFonts w:hint="eastAsia"/>
          <w:sz w:val="24"/>
        </w:rPr>
        <w:t>。</w:t>
      </w:r>
    </w:p>
    <w:p w14:paraId="67FCD90E">
      <w:pPr>
        <w:spacing w:line="324" w:lineRule="auto"/>
        <w:rPr>
          <w:rFonts w:hint="eastAsia" w:ascii="黑体" w:hAnsi="黑体" w:eastAsia="黑体" w:cs="黑体"/>
          <w:sz w:val="24"/>
        </w:rPr>
      </w:pPr>
      <w:bookmarkStart w:id="0" w:name="_Hlk229147246"/>
      <w:r>
        <w:rPr>
          <w:rFonts w:hint="eastAsia" w:ascii="黑体" w:hAnsi="黑体" w:eastAsia="黑体" w:cs="黑体"/>
          <w:sz w:val="24"/>
        </w:rPr>
        <w:t>（一）选举民主理论的</w:t>
      </w:r>
      <w:del w:id="1479" w:author="Wei [2]" w:date="2026-05-23T14:43:29Z">
        <w:commentRangeStart w:id="15"/>
        <w:commentRangeStart w:id="16"/>
        <w:r>
          <w:rPr>
            <w:rFonts w:hint="default" w:ascii="黑体" w:hAnsi="黑体" w:eastAsia="黑体" w:cs="黑体"/>
            <w:sz w:val="24"/>
            <w:highlight w:val="yellow"/>
            <w:rPrChange w:id="1480" w:author="孙程姣" w:date="2026-05-08T15:30:00Z">
              <w:rPr>
                <w:rFonts w:hint="eastAsia" w:ascii="黑体" w:hAnsi="黑体" w:eastAsia="黑体" w:cs="黑体"/>
                <w:sz w:val="24"/>
              </w:rPr>
            </w:rPrChange>
          </w:rPr>
          <w:delText>内在张力</w:delText>
        </w:r>
        <w:commentRangeEnd w:id="15"/>
      </w:del>
      <w:r>
        <w:rPr>
          <w:rStyle w:val="16"/>
        </w:rPr>
        <w:commentReference w:id="15"/>
      </w:r>
      <w:commentRangeEnd w:id="16"/>
      <w:r>
        <w:commentReference w:id="16"/>
      </w:r>
      <w:ins w:id="1482" w:author="Wei [2]" w:date="2026-05-23T14:43:30Z">
        <w:r>
          <w:rPr>
            <w:rFonts w:hint="eastAsia" w:ascii="黑体" w:hAnsi="黑体" w:eastAsia="黑体" w:cs="黑体"/>
            <w:sz w:val="24"/>
            <w:highlight w:val="yellow"/>
            <w:lang w:val="en-US" w:eastAsia="zh-CN"/>
          </w:rPr>
          <w:t>局限性</w:t>
        </w:r>
      </w:ins>
    </w:p>
    <w:p w14:paraId="655779CF">
      <w:pPr>
        <w:spacing w:line="324" w:lineRule="auto"/>
        <w:ind w:firstLine="480" w:firstLineChars="200"/>
        <w:rPr>
          <w:sz w:val="24"/>
        </w:rPr>
      </w:pPr>
      <w:del w:id="1483" w:author="Wei [2]" w:date="2026-05-23T19:59:25Z">
        <w:commentRangeStart w:id="17"/>
        <w:commentRangeStart w:id="18"/>
        <w:r>
          <w:rPr>
            <w:rFonts w:hint="eastAsia"/>
            <w:sz w:val="24"/>
            <w:highlight w:val="yellow"/>
            <w:rPrChange w:id="1484" w:author="孙程姣" w:date="2026-05-08T15:14:00Z">
              <w:rPr>
                <w:rFonts w:hint="eastAsia"/>
                <w:sz w:val="24"/>
              </w:rPr>
            </w:rPrChange>
          </w:rPr>
          <w:delText>在</w:delText>
        </w:r>
      </w:del>
      <w:ins w:id="1486" w:author="孙程姣" w:date="2026-05-08T15:18:00Z">
        <w:r>
          <w:rPr>
            <w:rFonts w:hint="eastAsia"/>
            <w:sz w:val="24"/>
            <w:highlight w:val="yellow"/>
          </w:rPr>
          <w:t>西方</w:t>
        </w:r>
      </w:ins>
      <w:ins w:id="1487" w:author="孙程姣" w:date="2026-05-08T15:18:00Z">
        <w:del w:id="1488" w:author="Wei [2]" w:date="2026-05-23T19:59:28Z">
          <w:r>
            <w:rPr>
              <w:rFonts w:hint="default"/>
              <w:sz w:val="24"/>
              <w:highlight w:val="yellow"/>
              <w:lang w:val="en-US"/>
            </w:rPr>
            <w:delText>理论中</w:delText>
          </w:r>
        </w:del>
      </w:ins>
      <w:del w:id="1489" w:author="Wei [2]" w:date="2026-05-23T19:59:28Z">
        <w:r>
          <w:rPr>
            <w:rFonts w:hint="default"/>
            <w:sz w:val="24"/>
            <w:highlight w:val="yellow"/>
            <w:rPrChange w:id="1490" w:author="孙程姣" w:date="2026-05-08T15:14:00Z">
              <w:rPr>
                <w:rFonts w:hint="eastAsia"/>
                <w:sz w:val="24"/>
              </w:rPr>
            </w:rPrChange>
          </w:rPr>
          <w:delText>全球范围内</w:delText>
        </w:r>
      </w:del>
      <w:del w:id="1492" w:author="Wei [2]" w:date="2026-05-23T19:59:28Z">
        <w:r>
          <w:rPr>
            <w:rFonts w:hint="default"/>
            <w:sz w:val="24"/>
            <w:highlight w:val="yellow"/>
            <w:rPrChange w:id="1493" w:author="孙程姣" w:date="2026-05-08T15:14:00Z">
              <w:rPr>
                <w:rFonts w:hint="eastAsia"/>
                <w:sz w:val="24"/>
              </w:rPr>
            </w:rPrChange>
          </w:rPr>
          <w:delText>，</w:delText>
        </w:r>
      </w:del>
      <w:ins w:id="1495" w:author="Wei [2]" w:date="2026-05-23T19:59:28Z">
        <w:r>
          <w:rPr>
            <w:rFonts w:hint="eastAsia"/>
            <w:sz w:val="24"/>
            <w:highlight w:val="yellow"/>
            <w:lang w:val="en-US" w:eastAsia="zh-CN"/>
          </w:rPr>
          <w:t>学者</w:t>
        </w:r>
      </w:ins>
      <w:ins w:id="1496" w:author="Wei [2]" w:date="2026-05-23T19:59:29Z">
        <w:r>
          <w:rPr>
            <w:rFonts w:hint="eastAsia"/>
            <w:sz w:val="24"/>
            <w:highlight w:val="yellow"/>
            <w:lang w:val="en-US" w:eastAsia="zh-CN"/>
          </w:rPr>
          <w:t>将</w:t>
        </w:r>
      </w:ins>
      <w:r>
        <w:rPr>
          <w:rFonts w:hint="eastAsia"/>
          <w:sz w:val="24"/>
          <w:highlight w:val="yellow"/>
          <w:rPrChange w:id="1497" w:author="孙程姣" w:date="2026-05-08T15:14:00Z">
            <w:rPr>
              <w:rFonts w:hint="eastAsia"/>
              <w:sz w:val="24"/>
            </w:rPr>
          </w:rPrChange>
        </w:rPr>
        <w:t>竞争性选举</w:t>
      </w:r>
      <w:del w:id="1498" w:author="Wei [2]" w:date="2026-05-23T19:59:32Z">
        <w:r>
          <w:rPr>
            <w:rFonts w:hint="default"/>
            <w:sz w:val="24"/>
            <w:highlight w:val="yellow"/>
            <w:rPrChange w:id="1499" w:author="孙程姣" w:date="2026-05-08T15:14:00Z">
              <w:rPr>
                <w:rFonts w:hint="eastAsia"/>
                <w:sz w:val="24"/>
              </w:rPr>
            </w:rPrChange>
          </w:rPr>
          <w:delText>成为</w:delText>
        </w:r>
      </w:del>
      <w:ins w:id="1501" w:author="Wei [2]" w:date="2026-05-23T19:59:33Z">
        <w:r>
          <w:rPr>
            <w:rFonts w:hint="eastAsia"/>
            <w:sz w:val="24"/>
            <w:highlight w:val="yellow"/>
            <w:lang w:val="en-US" w:eastAsia="zh-CN"/>
          </w:rPr>
          <w:t>作为</w:t>
        </w:r>
      </w:ins>
      <w:r>
        <w:rPr>
          <w:rFonts w:hint="eastAsia"/>
          <w:sz w:val="24"/>
          <w:highlight w:val="yellow"/>
          <w:rPrChange w:id="1502" w:author="孙程姣" w:date="2026-05-08T15:14:00Z">
            <w:rPr>
              <w:rFonts w:hint="eastAsia"/>
              <w:sz w:val="24"/>
            </w:rPr>
          </w:rPrChange>
        </w:rPr>
        <w:t>辨别民主政体和非民主政体的标准</w:t>
      </w:r>
      <w:ins w:id="1503" w:author="孙程姣" w:date="2026-05-08T15:14:00Z">
        <w:r>
          <w:rPr>
            <w:rFonts w:hint="eastAsia"/>
            <w:sz w:val="24"/>
            <w:highlight w:val="yellow"/>
            <w:rPrChange w:id="1504" w:author="孙程姣" w:date="2026-05-08T15:14:00Z">
              <w:rPr>
                <w:rFonts w:hint="eastAsia"/>
                <w:sz w:val="24"/>
              </w:rPr>
            </w:rPrChange>
          </w:rPr>
          <w:t>。</w:t>
        </w:r>
      </w:ins>
      <w:r>
        <w:rPr>
          <w:rStyle w:val="17"/>
          <w:sz w:val="24"/>
          <w:highlight w:val="yellow"/>
          <w:rPrChange w:id="1505" w:author="孙程姣" w:date="2026-05-08T15:14:00Z">
            <w:rPr>
              <w:rStyle w:val="17"/>
              <w:sz w:val="24"/>
            </w:rPr>
          </w:rPrChange>
        </w:rPr>
        <w:footnoteReference w:id="35"/>
      </w:r>
      <w:commentRangeEnd w:id="17"/>
      <w:r>
        <w:rPr>
          <w:rStyle w:val="16"/>
        </w:rPr>
        <w:commentReference w:id="17"/>
      </w:r>
      <w:commentRangeEnd w:id="18"/>
      <w:r>
        <w:commentReference w:id="18"/>
      </w:r>
      <w:del w:id="1506" w:author="孙程姣" w:date="2026-05-08T15:14:00Z">
        <w:r>
          <w:rPr>
            <w:rFonts w:hint="eastAsia"/>
            <w:sz w:val="24"/>
          </w:rPr>
          <w:delText>。</w:delText>
        </w:r>
      </w:del>
      <w:r>
        <w:rPr>
          <w:rFonts w:hint="eastAsia"/>
          <w:sz w:val="24"/>
        </w:rPr>
        <w:t>然而，在西方自由主义民主理论中，人民主权实际上已被置换为人民的选举权</w:t>
      </w:r>
      <w:ins w:id="1507" w:author="孙程姣" w:date="2026-05-08T15:14:00Z">
        <w:r>
          <w:rPr>
            <w:rFonts w:hint="eastAsia"/>
            <w:sz w:val="24"/>
          </w:rPr>
          <w:t>，</w:t>
        </w:r>
      </w:ins>
      <w:r>
        <w:rPr>
          <w:rStyle w:val="17"/>
          <w:rFonts w:hint="eastAsia"/>
          <w:sz w:val="24"/>
        </w:rPr>
        <w:footnoteReference w:id="36"/>
      </w:r>
      <w:del w:id="1508" w:author="孙程姣" w:date="2026-05-08T15:14:00Z">
        <w:r>
          <w:rPr>
            <w:rFonts w:hint="eastAsia"/>
            <w:sz w:val="24"/>
          </w:rPr>
          <w:delText>，</w:delText>
        </w:r>
      </w:del>
      <w:r>
        <w:rPr>
          <w:rFonts w:hint="eastAsia"/>
          <w:sz w:val="24"/>
        </w:rPr>
        <w:t>程序民主成为民主理论家关注的核心内容。</w:t>
      </w:r>
      <w:ins w:id="1509" w:author="Wei [2]" w:date="2026-05-23T14:38:17Z">
        <w:r>
          <w:rPr>
            <w:rFonts w:hint="eastAsia"/>
            <w:sz w:val="24"/>
            <w:lang w:val="en-US" w:eastAsia="zh-CN"/>
          </w:rPr>
          <w:t>约瑟夫</w:t>
        </w:r>
      </w:ins>
      <w:ins w:id="1510" w:author="Wei [2]" w:date="2026-05-23T14:38:18Z">
        <w:r>
          <w:rPr>
            <w:rFonts w:hint="eastAsia"/>
            <w:sz w:val="24"/>
            <w:lang w:val="en-US" w:eastAsia="zh-CN"/>
          </w:rPr>
          <w:t>·</w:t>
        </w:r>
      </w:ins>
      <w:commentRangeStart w:id="19"/>
      <w:commentRangeStart w:id="20"/>
      <w:r>
        <w:rPr>
          <w:rFonts w:hint="eastAsia"/>
          <w:sz w:val="24"/>
          <w:highlight w:val="yellow"/>
          <w:rPrChange w:id="1511" w:author="孙程姣" w:date="2026-05-08T15:16:00Z">
            <w:rPr>
              <w:rFonts w:hint="eastAsia"/>
              <w:sz w:val="24"/>
            </w:rPr>
          </w:rPrChange>
        </w:rPr>
        <w:t>熊彼特</w:t>
      </w:r>
      <w:commentRangeEnd w:id="19"/>
      <w:r>
        <w:rPr>
          <w:rStyle w:val="16"/>
        </w:rPr>
        <w:commentReference w:id="19"/>
      </w:r>
      <w:commentRangeEnd w:id="20"/>
      <w:r>
        <w:commentReference w:id="20"/>
      </w:r>
      <w:ins w:id="1512" w:author="Wei [2]" w:date="2026-05-23T14:38:21Z">
        <w:r>
          <w:rPr>
            <w:rFonts w:hint="eastAsia"/>
            <w:sz w:val="24"/>
            <w:highlight w:val="yellow"/>
            <w:lang w:eastAsia="zh-CN"/>
          </w:rPr>
          <w:t>（</w:t>
        </w:r>
      </w:ins>
      <w:ins w:id="1513" w:author="Wei [2]" w:date="2026-05-23T14:38:33Z">
        <w:r>
          <w:rPr>
            <w:rFonts w:hint="eastAsia"/>
            <w:sz w:val="24"/>
            <w:highlight w:val="yellow"/>
            <w:lang w:eastAsia="zh-CN"/>
          </w:rPr>
          <w:t>Joseph Schumpeter</w:t>
        </w:r>
      </w:ins>
      <w:ins w:id="1514" w:author="Wei [2]" w:date="2026-05-23T14:38:21Z">
        <w:r>
          <w:rPr>
            <w:rFonts w:hint="eastAsia"/>
            <w:sz w:val="24"/>
            <w:highlight w:val="yellow"/>
            <w:lang w:eastAsia="zh-CN"/>
          </w:rPr>
          <w:t>）</w:t>
        </w:r>
      </w:ins>
      <w:r>
        <w:rPr>
          <w:rFonts w:hint="eastAsia"/>
          <w:sz w:val="24"/>
        </w:rPr>
        <w:t>指出，民主政治并不意味也不能意味着人民的真正统治，选民只有选举政治领导人的权利</w:t>
      </w:r>
      <w:ins w:id="1515" w:author="孙程姣" w:date="2026-05-08T15:16:00Z">
        <w:r>
          <w:rPr>
            <w:rFonts w:hint="eastAsia"/>
            <w:sz w:val="24"/>
          </w:rPr>
          <w:t>。</w:t>
        </w:r>
      </w:ins>
      <w:r>
        <w:rPr>
          <w:rStyle w:val="17"/>
          <w:rFonts w:hint="eastAsia"/>
          <w:sz w:val="24"/>
        </w:rPr>
        <w:footnoteReference w:id="37"/>
      </w:r>
      <w:del w:id="1516" w:author="孙程姣" w:date="2026-05-08T15:16:00Z">
        <w:r>
          <w:rPr>
            <w:rFonts w:hint="eastAsia"/>
            <w:sz w:val="24"/>
          </w:rPr>
          <w:delText>。</w:delText>
        </w:r>
      </w:del>
      <w:r>
        <w:rPr>
          <w:rFonts w:hint="eastAsia"/>
          <w:sz w:val="24"/>
        </w:rPr>
        <w:t>“</w:t>
      </w:r>
      <w:r>
        <w:rPr>
          <w:sz w:val="24"/>
        </w:rPr>
        <w:t>竞争性选举</w:t>
      </w:r>
      <w:r>
        <w:rPr>
          <w:rFonts w:hint="eastAsia"/>
          <w:sz w:val="24"/>
        </w:rPr>
        <w:t>”</w:t>
      </w:r>
      <w:r>
        <w:rPr>
          <w:sz w:val="24"/>
        </w:rPr>
        <w:t>以资本的</w:t>
      </w:r>
      <w:r>
        <w:rPr>
          <w:rFonts w:hint="eastAsia"/>
          <w:sz w:val="24"/>
        </w:rPr>
        <w:t>“</w:t>
      </w:r>
      <w:r>
        <w:rPr>
          <w:sz w:val="24"/>
        </w:rPr>
        <w:t>自由</w:t>
      </w:r>
      <w:r>
        <w:rPr>
          <w:rFonts w:hint="eastAsia"/>
          <w:sz w:val="24"/>
        </w:rPr>
        <w:t>”</w:t>
      </w:r>
      <w:r>
        <w:rPr>
          <w:sz w:val="24"/>
        </w:rPr>
        <w:t>代替大众的</w:t>
      </w:r>
      <w:r>
        <w:rPr>
          <w:rFonts w:hint="eastAsia"/>
          <w:sz w:val="24"/>
        </w:rPr>
        <w:t>“</w:t>
      </w:r>
      <w:r>
        <w:rPr>
          <w:sz w:val="24"/>
        </w:rPr>
        <w:t>民主</w:t>
      </w:r>
      <w:r>
        <w:rPr>
          <w:rFonts w:hint="eastAsia"/>
          <w:sz w:val="24"/>
        </w:rPr>
        <w:t>”，</w:t>
      </w:r>
      <w:r>
        <w:rPr>
          <w:sz w:val="24"/>
        </w:rPr>
        <w:t>完成了对作为政体的民主本身的概念偷换</w:t>
      </w:r>
      <w:ins w:id="1517" w:author="孙程姣" w:date="2026-05-08T15:19:00Z">
        <w:r>
          <w:rPr>
            <w:rFonts w:hint="eastAsia"/>
            <w:sz w:val="24"/>
          </w:rPr>
          <w:t>。</w:t>
        </w:r>
      </w:ins>
      <w:r>
        <w:rPr>
          <w:rStyle w:val="17"/>
          <w:rFonts w:ascii="Times New Roman" w:hAnsi="Times New Roman"/>
          <w:sz w:val="24"/>
          <w:rPrChange w:id="1518" w:author="Wei" w:date="2025-05-22T21:22:00Z">
            <w:rPr>
              <w:rStyle w:val="17"/>
              <w:sz w:val="24"/>
            </w:rPr>
          </w:rPrChange>
        </w:rPr>
        <w:footnoteReference w:id="38"/>
      </w:r>
      <w:del w:id="1519" w:author="孙程姣" w:date="2026-05-08T15:19:00Z">
        <w:r>
          <w:rPr>
            <w:sz w:val="24"/>
          </w:rPr>
          <w:delText>。</w:delText>
        </w:r>
      </w:del>
      <w:r>
        <w:rPr>
          <w:rFonts w:hint="eastAsia"/>
          <w:sz w:val="24"/>
        </w:rPr>
        <w:t>这一自由民主理论在中国表现为去国家化、去政府化的民主发展主张。</w:t>
      </w:r>
    </w:p>
    <w:p w14:paraId="2D50241B">
      <w:pPr>
        <w:spacing w:line="324" w:lineRule="auto"/>
        <w:ind w:firstLine="480" w:firstLineChars="200"/>
        <w:rPr>
          <w:sz w:val="24"/>
        </w:rPr>
      </w:pPr>
      <w:r>
        <w:rPr>
          <w:rFonts w:hint="eastAsia"/>
          <w:sz w:val="24"/>
        </w:rPr>
        <w:t>自由主义民主理论笃信程序民主胜过实质/价值民主，因为实质/价值民主过于复杂</w:t>
      </w:r>
      <w:ins w:id="1520" w:author="孙程姣" w:date="2026-05-08T15:19:00Z">
        <w:r>
          <w:rPr>
            <w:rFonts w:hint="eastAsia"/>
            <w:sz w:val="24"/>
          </w:rPr>
          <w:t>。</w:t>
        </w:r>
      </w:ins>
      <w:r>
        <w:rPr>
          <w:rStyle w:val="17"/>
          <w:rFonts w:hint="eastAsia"/>
          <w:sz w:val="24"/>
        </w:rPr>
        <w:footnoteReference w:id="39"/>
      </w:r>
      <w:del w:id="1521" w:author="孙程姣" w:date="2026-05-08T15:20:00Z">
        <w:r>
          <w:rPr>
            <w:rFonts w:hint="eastAsia"/>
            <w:sz w:val="24"/>
          </w:rPr>
          <w:delText>。</w:delText>
        </w:r>
      </w:del>
      <w:r>
        <w:rPr>
          <w:rFonts w:hint="eastAsia"/>
          <w:sz w:val="24"/>
        </w:rPr>
        <w:t>程序民主的最大目标是</w:t>
      </w:r>
      <w:del w:id="1522" w:author="Wei" w:date="2025-05-22T20:04:00Z">
        <w:r>
          <w:rPr>
            <w:rFonts w:hint="eastAsia"/>
            <w:sz w:val="24"/>
          </w:rPr>
          <w:delText>，</w:delText>
        </w:r>
      </w:del>
      <w:r>
        <w:rPr>
          <w:rFonts w:hint="eastAsia"/>
          <w:sz w:val="24"/>
        </w:rPr>
        <w:t>保障个人充分行使选举权利并通过多数</w:t>
      </w:r>
      <w:r>
        <w:rPr>
          <w:rFonts w:hint="eastAsia"/>
          <w:color w:val="000000"/>
          <w:sz w:val="24"/>
          <w:rPrChange w:id="1523" w:author="孙程姣" w:date="2026-05-11T14:29:00Z">
            <w:rPr>
              <w:rFonts w:hint="eastAsia"/>
              <w:sz w:val="24"/>
            </w:rPr>
          </w:rPrChange>
        </w:rPr>
        <w:t>决的</w:t>
      </w:r>
      <w:r>
        <w:rPr>
          <w:rFonts w:hint="eastAsia"/>
          <w:sz w:val="24"/>
        </w:rPr>
        <w:t>方式选出政府领导人，“有效参与、决定性阶段的表决平等、开明的理解”</w:t>
      </w:r>
      <w:ins w:id="1524" w:author="孙程姣" w:date="2026-05-08T15:20:00Z">
        <w:r>
          <w:rPr>
            <w:rStyle w:val="17"/>
            <w:rFonts w:hint="eastAsia"/>
            <w:sz w:val="24"/>
          </w:rPr>
          <w:footnoteReference w:id="40"/>
        </w:r>
      </w:ins>
      <w:r>
        <w:rPr>
          <w:rFonts w:hint="eastAsia"/>
          <w:sz w:val="24"/>
        </w:rPr>
        <w:t>是实现程序民主的基本前提</w:t>
      </w:r>
      <w:del w:id="1525" w:author="孙程姣" w:date="2026-05-08T15:20:00Z">
        <w:r>
          <w:rPr>
            <w:rStyle w:val="17"/>
            <w:rFonts w:hint="eastAsia"/>
            <w:sz w:val="24"/>
          </w:rPr>
          <w:footnoteReference w:id="41"/>
        </w:r>
      </w:del>
      <w:r>
        <w:rPr>
          <w:rFonts w:hint="eastAsia"/>
          <w:sz w:val="24"/>
        </w:rPr>
        <w:t>。然而，如上假设在实践中遭遇诸多悖论，例如</w:t>
      </w:r>
      <w:ins w:id="1526" w:author="孙程姣" w:date="2026-05-08T15:23:00Z">
        <w:r>
          <w:rPr>
            <w:rFonts w:hint="eastAsia"/>
            <w:sz w:val="24"/>
          </w:rPr>
          <w:t>，</w:t>
        </w:r>
      </w:ins>
      <w:r>
        <w:rPr>
          <w:rFonts w:hint="eastAsia"/>
          <w:sz w:val="24"/>
        </w:rPr>
        <w:t>个体理性导致的集体非理性和集体行动困境</w:t>
      </w:r>
      <w:del w:id="1527" w:author="孙程姣" w:date="2026-05-08T15:23:00Z">
        <w:r>
          <w:rPr>
            <w:rStyle w:val="17"/>
            <w:rFonts w:hint="eastAsia"/>
            <w:sz w:val="24"/>
          </w:rPr>
          <w:footnoteReference w:id="42"/>
        </w:r>
      </w:del>
      <w:r>
        <w:rPr>
          <w:rFonts w:hint="eastAsia"/>
          <w:sz w:val="24"/>
        </w:rPr>
        <w:t>，简单多数决导致的多数暴政</w:t>
      </w:r>
      <w:del w:id="1528" w:author="孙程姣" w:date="2026-05-08T15:23:00Z">
        <w:r>
          <w:rPr>
            <w:rStyle w:val="17"/>
            <w:rFonts w:hint="eastAsia"/>
            <w:sz w:val="24"/>
          </w:rPr>
          <w:footnoteReference w:id="43"/>
        </w:r>
      </w:del>
      <w:r>
        <w:rPr>
          <w:rFonts w:hint="eastAsia"/>
          <w:sz w:val="24"/>
        </w:rPr>
        <w:t>，</w:t>
      </w:r>
      <w:ins w:id="1529" w:author="孙程姣" w:date="2026-05-08T15:23:00Z">
        <w:r>
          <w:rPr>
            <w:rFonts w:hint="eastAsia"/>
            <w:sz w:val="24"/>
          </w:rPr>
          <w:t>以及</w:t>
        </w:r>
      </w:ins>
      <w:r>
        <w:rPr>
          <w:rFonts w:hint="eastAsia"/>
          <w:sz w:val="24"/>
        </w:rPr>
        <w:t>经济不平等导致的政治机会不平等</w:t>
      </w:r>
      <w:del w:id="1530" w:author="孙程姣" w:date="2026-05-08T15:23:00Z">
        <w:r>
          <w:rPr>
            <w:rStyle w:val="17"/>
            <w:rFonts w:hint="eastAsia"/>
            <w:sz w:val="24"/>
          </w:rPr>
          <w:footnoteReference w:id="44"/>
        </w:r>
      </w:del>
      <w:r>
        <w:rPr>
          <w:rFonts w:hint="eastAsia"/>
          <w:sz w:val="24"/>
        </w:rPr>
        <w:t>。在第三波民主化浪潮中，众多民主国家出现的政府治理低效、社会分裂景象，再次印证了竞争性选举民主理论的局限。在中国农村社会，竞争性选举同样存在投票的外部性、非理性、机会不均等现实问题。</w:t>
      </w:r>
      <w:r>
        <w:rPr>
          <w:rStyle w:val="17"/>
          <w:rFonts w:hint="eastAsia"/>
          <w:sz w:val="24"/>
        </w:rPr>
        <w:footnoteReference w:id="45"/>
      </w:r>
    </w:p>
    <w:p w14:paraId="71362AFA">
      <w:pPr>
        <w:spacing w:line="324" w:lineRule="auto"/>
        <w:ind w:firstLine="480" w:firstLineChars="200"/>
        <w:rPr>
          <w:sz w:val="24"/>
        </w:rPr>
      </w:pPr>
      <w:r>
        <w:rPr>
          <w:rFonts w:hint="eastAsia"/>
          <w:sz w:val="24"/>
        </w:rPr>
        <w:t>基于全球经验，程序民主理论被学界深刻反思</w:t>
      </w:r>
      <w:del w:id="1531" w:author="Wei" w:date="2025-05-22T20:05:00Z">
        <w:r>
          <w:rPr>
            <w:rFonts w:hint="eastAsia"/>
            <w:sz w:val="24"/>
          </w:rPr>
          <w:delText>，</w:delText>
        </w:r>
      </w:del>
      <w:ins w:id="1532" w:author="Wei" w:date="2025-05-22T20:05:00Z">
        <w:r>
          <w:rPr>
            <w:rFonts w:hint="eastAsia"/>
            <w:sz w:val="24"/>
          </w:rPr>
          <w:t>。</w:t>
        </w:r>
      </w:ins>
      <w:ins w:id="1533" w:author="Wei [2]" w:date="2026-05-23T18:50:32Z">
        <w:r>
          <w:rPr>
            <w:rFonts w:hint="eastAsia"/>
            <w:sz w:val="24"/>
          </w:rPr>
          <w:t>阿伦·利普哈特</w:t>
        </w:r>
      </w:ins>
      <w:del w:id="1534" w:author="Wei [2]" w:date="2026-05-23T18:50:34Z">
        <w:commentRangeStart w:id="21"/>
        <w:r>
          <w:rPr>
            <w:rFonts w:hint="eastAsia"/>
            <w:sz w:val="24"/>
            <w:highlight w:val="yellow"/>
            <w:rPrChange w:id="1535" w:author="孙程姣" w:date="2026-05-08T15:25:00Z">
              <w:rPr>
                <w:rFonts w:hint="eastAsia"/>
                <w:sz w:val="24"/>
              </w:rPr>
            </w:rPrChange>
          </w:rPr>
          <w:delText>美国著名政治学家</w:delText>
        </w:r>
      </w:del>
      <w:del w:id="1537" w:author="Wei [2]" w:date="2026-05-23T18:50:34Z">
        <w:r>
          <w:rPr>
            <w:rFonts w:hint="eastAsia"/>
            <w:sz w:val="24"/>
            <w:highlight w:val="yellow"/>
            <w:rPrChange w:id="1538" w:author="孙程姣" w:date="2026-05-08T15:25:00Z">
              <w:rPr>
                <w:rFonts w:hint="eastAsia"/>
                <w:sz w:val="24"/>
              </w:rPr>
            </w:rPrChange>
          </w:rPr>
          <w:delText>利普哈特</w:delText>
        </w:r>
        <w:commentRangeEnd w:id="21"/>
      </w:del>
      <w:del w:id="1540" w:author="Wei [2]" w:date="2026-05-23T18:50:34Z">
        <w:r>
          <w:rPr>
            <w:rStyle w:val="16"/>
          </w:rPr>
          <w:commentReference w:id="21"/>
        </w:r>
      </w:del>
      <w:ins w:id="1541" w:author="Wei [2]" w:date="2026-05-23T18:50:11Z">
        <w:r>
          <w:rPr>
            <w:rStyle w:val="16"/>
            <w:rFonts w:hint="eastAsia"/>
            <w:sz w:val="24"/>
            <w:szCs w:val="24"/>
            <w:lang w:eastAsia="zh-CN"/>
            <w:rPrChange w:id="1542" w:author="Wei [2]" w:date="2026-05-23T18:51:27Z">
              <w:rPr>
                <w:rStyle w:val="16"/>
                <w:rFonts w:hint="eastAsia"/>
                <w:lang w:eastAsia="zh-CN"/>
              </w:rPr>
            </w:rPrChange>
          </w:rPr>
          <w:t>（</w:t>
        </w:r>
      </w:ins>
      <w:ins w:id="1544" w:author="Wei [2]" w:date="2026-05-23T18:51:16Z">
        <w:r>
          <w:rPr>
            <w:rStyle w:val="16"/>
            <w:rFonts w:hint="eastAsia"/>
            <w:sz w:val="24"/>
            <w:szCs w:val="24"/>
            <w:lang w:eastAsia="zh-CN"/>
            <w:rPrChange w:id="1545" w:author="Wei [2]" w:date="2026-05-23T18:51:27Z">
              <w:rPr>
                <w:rStyle w:val="16"/>
                <w:rFonts w:hint="eastAsia"/>
                <w:lang w:eastAsia="zh-CN"/>
              </w:rPr>
            </w:rPrChange>
          </w:rPr>
          <w:t>Arend Lijphart</w:t>
        </w:r>
      </w:ins>
      <w:ins w:id="1547" w:author="Wei [2]" w:date="2026-05-23T18:50:11Z">
        <w:r>
          <w:rPr>
            <w:rStyle w:val="16"/>
            <w:rFonts w:hint="eastAsia"/>
            <w:sz w:val="24"/>
            <w:szCs w:val="24"/>
            <w:lang w:eastAsia="zh-CN"/>
            <w:rPrChange w:id="1548" w:author="Wei [2]" w:date="2026-05-23T18:51:27Z">
              <w:rPr>
                <w:rStyle w:val="16"/>
                <w:rFonts w:hint="eastAsia"/>
                <w:lang w:eastAsia="zh-CN"/>
              </w:rPr>
            </w:rPrChange>
          </w:rPr>
          <w:t>）</w:t>
        </w:r>
      </w:ins>
      <w:r>
        <w:rPr>
          <w:rFonts w:hint="eastAsia"/>
          <w:sz w:val="24"/>
        </w:rPr>
        <w:t>指出，“共识民主模式”在有效决策和民主品质两个方面要比多数决民主模式更胜一筹</w:t>
      </w:r>
      <w:ins w:id="1550" w:author="孙程姣" w:date="2026-05-08T15:25:00Z">
        <w:r>
          <w:rPr>
            <w:rFonts w:hint="eastAsia"/>
            <w:sz w:val="24"/>
          </w:rPr>
          <w:t>。</w:t>
        </w:r>
      </w:ins>
      <w:r>
        <w:rPr>
          <w:rStyle w:val="17"/>
          <w:rFonts w:hint="eastAsia"/>
          <w:sz w:val="24"/>
        </w:rPr>
        <w:footnoteReference w:id="46"/>
      </w:r>
      <w:del w:id="1551" w:author="孙程姣" w:date="2026-05-08T15:25:00Z">
        <w:r>
          <w:rPr>
            <w:rFonts w:hint="eastAsia"/>
            <w:sz w:val="24"/>
          </w:rPr>
          <w:delText>。</w:delText>
        </w:r>
      </w:del>
      <w:r>
        <w:rPr>
          <w:rFonts w:hint="eastAsia"/>
          <w:sz w:val="24"/>
        </w:rPr>
        <w:t>中国人更关心实质民主而非形式民主，中国代表型民主强调政府对人民负责，强调政府回应的有效性，更能回应社会治理需求</w:t>
      </w:r>
      <w:ins w:id="1552" w:author="孙程姣" w:date="2026-05-08T15:26:00Z">
        <w:r>
          <w:rPr>
            <w:rFonts w:hint="eastAsia"/>
            <w:sz w:val="24"/>
          </w:rPr>
          <w:t>。</w:t>
        </w:r>
      </w:ins>
      <w:r>
        <w:rPr>
          <w:rStyle w:val="17"/>
          <w:rFonts w:hint="eastAsia"/>
          <w:sz w:val="24"/>
        </w:rPr>
        <w:footnoteReference w:id="47"/>
      </w:r>
      <w:del w:id="1553" w:author="孙程姣" w:date="2026-05-08T15:26:00Z">
        <w:r>
          <w:rPr>
            <w:rFonts w:hint="eastAsia"/>
            <w:sz w:val="24"/>
          </w:rPr>
          <w:delText>。</w:delText>
        </w:r>
      </w:del>
      <w:r>
        <w:rPr>
          <w:rFonts w:hint="eastAsia"/>
          <w:sz w:val="24"/>
        </w:rPr>
        <w:t>杨光斌</w:t>
      </w:r>
      <w:del w:id="1554" w:author="Wei" w:date="2025-05-22T20:05:00Z">
        <w:r>
          <w:rPr>
            <w:rFonts w:hint="eastAsia"/>
            <w:sz w:val="24"/>
          </w:rPr>
          <w:delText>则</w:delText>
        </w:r>
      </w:del>
      <w:r>
        <w:rPr>
          <w:rFonts w:hint="eastAsia"/>
          <w:sz w:val="24"/>
        </w:rPr>
        <w:t>提出，</w:t>
      </w:r>
      <w:ins w:id="1555" w:author="Wei" w:date="2025-05-22T20:05:00Z">
        <w:r>
          <w:rPr>
            <w:rFonts w:hint="eastAsia"/>
            <w:sz w:val="24"/>
          </w:rPr>
          <w:t>治理民主的核心乃是国家自主性的回归，</w:t>
        </w:r>
      </w:ins>
      <w:r>
        <w:rPr>
          <w:rFonts w:hint="eastAsia"/>
          <w:sz w:val="24"/>
        </w:rPr>
        <w:t>应以“治理民主”超越西方自由民主理论</w:t>
      </w:r>
      <w:ins w:id="1556" w:author="孙程姣" w:date="2026-05-08T15:26:00Z">
        <w:r>
          <w:rPr>
            <w:rFonts w:hint="eastAsia"/>
            <w:sz w:val="24"/>
          </w:rPr>
          <w:t>。</w:t>
        </w:r>
      </w:ins>
      <w:del w:id="1557" w:author="Wei" w:date="2025-05-22T20:05:00Z">
        <w:r>
          <w:rPr>
            <w:rFonts w:hint="eastAsia"/>
            <w:sz w:val="24"/>
          </w:rPr>
          <w:delText>，治理民主的核心乃是国家自主性的回归</w:delText>
        </w:r>
      </w:del>
      <w:r>
        <w:rPr>
          <w:rStyle w:val="17"/>
          <w:rFonts w:hint="eastAsia"/>
          <w:sz w:val="24"/>
        </w:rPr>
        <w:footnoteReference w:id="48"/>
      </w:r>
      <w:del w:id="1558" w:author="孙程姣" w:date="2026-05-08T15:26:00Z">
        <w:r>
          <w:rPr>
            <w:rFonts w:hint="eastAsia"/>
            <w:sz w:val="24"/>
          </w:rPr>
          <w:delText>。</w:delText>
        </w:r>
      </w:del>
    </w:p>
    <w:p w14:paraId="074E4345">
      <w:pPr>
        <w:spacing w:line="324" w:lineRule="auto"/>
        <w:ind w:firstLine="480" w:firstLineChars="200"/>
        <w:rPr>
          <w:sz w:val="24"/>
        </w:rPr>
      </w:pPr>
      <w:r>
        <w:rPr>
          <w:rFonts w:hint="eastAsia"/>
          <w:sz w:val="24"/>
        </w:rPr>
        <w:t>村民自治是中国民主的试验田，在确立竞争性选举模式后的</w:t>
      </w:r>
      <w:del w:id="1559" w:author="孙程姣" w:date="2026-05-08T15:28:00Z">
        <w:r>
          <w:rPr>
            <w:rFonts w:hint="eastAsia"/>
            <w:sz w:val="24"/>
          </w:rPr>
          <w:delText>三十</w:delText>
        </w:r>
      </w:del>
      <w:ins w:id="1560" w:author="孙程姣" w:date="2026-05-08T15:28:00Z">
        <w:r>
          <w:rPr>
            <w:rFonts w:hint="eastAsia"/>
            <w:sz w:val="24"/>
          </w:rPr>
          <w:t>30</w:t>
        </w:r>
      </w:ins>
      <w:r>
        <w:rPr>
          <w:rFonts w:hint="eastAsia"/>
          <w:sz w:val="24"/>
        </w:rPr>
        <w:t>余年里，遭遇“形式民主有余，实质民主和治理绩效不足”的尴尬境地，</w:t>
      </w:r>
      <w:commentRangeStart w:id="22"/>
      <w:commentRangeStart w:id="23"/>
      <w:r>
        <w:rPr>
          <w:rFonts w:hint="eastAsia"/>
          <w:sz w:val="24"/>
          <w:highlight w:val="yellow"/>
          <w:rPrChange w:id="1561" w:author="孙程姣" w:date="2026-05-08T15:28:00Z">
            <w:rPr>
              <w:rFonts w:hint="eastAsia"/>
              <w:sz w:val="24"/>
            </w:rPr>
          </w:rPrChange>
        </w:rPr>
        <w:t>自由民主理论预设与现实治理需求间的张力</w:t>
      </w:r>
      <w:commentRangeEnd w:id="22"/>
      <w:r>
        <w:rPr>
          <w:rStyle w:val="16"/>
        </w:rPr>
        <w:commentReference w:id="22"/>
      </w:r>
      <w:commentRangeEnd w:id="23"/>
      <w:r>
        <w:commentReference w:id="23"/>
      </w:r>
      <w:r>
        <w:rPr>
          <w:rFonts w:hint="eastAsia"/>
          <w:sz w:val="24"/>
        </w:rPr>
        <w:t>是其发展受阻的根本因素。</w:t>
      </w:r>
      <w:bookmarkEnd w:id="0"/>
    </w:p>
    <w:p w14:paraId="4B82E855">
      <w:pPr>
        <w:spacing w:line="324" w:lineRule="auto"/>
        <w:rPr>
          <w:rFonts w:hint="default" w:ascii="黑体" w:hAnsi="黑体" w:eastAsia="黑体" w:cs="黑体"/>
          <w:sz w:val="24"/>
          <w:lang w:val="en-US" w:eastAsia="zh-CN"/>
        </w:rPr>
      </w:pPr>
      <w:r>
        <w:rPr>
          <w:rFonts w:hint="eastAsia" w:ascii="黑体" w:hAnsi="黑体" w:eastAsia="黑体" w:cs="黑体"/>
          <w:sz w:val="24"/>
        </w:rPr>
        <w:t>（二）选举民主</w:t>
      </w:r>
      <w:del w:id="1562" w:author="Wei" w:date="2025-05-22T20:22:00Z">
        <w:r>
          <w:rPr>
            <w:rFonts w:ascii="黑体" w:hAnsi="黑体" w:eastAsia="黑体" w:cs="黑体"/>
            <w:sz w:val="24"/>
          </w:rPr>
          <w:delText>与</w:delText>
        </w:r>
      </w:del>
      <w:ins w:id="1563" w:author="Wei [2]" w:date="2026-05-23T14:55:09Z">
        <w:r>
          <w:rPr>
            <w:rFonts w:hint="eastAsia" w:ascii="黑体" w:hAnsi="黑体" w:eastAsia="黑体" w:cs="黑体"/>
            <w:sz w:val="24"/>
            <w:lang w:val="en-US" w:eastAsia="zh-CN"/>
          </w:rPr>
          <w:t>的</w:t>
        </w:r>
      </w:ins>
      <w:ins w:id="1564" w:author="Wei" w:date="2025-05-22T20:22:00Z">
        <w:del w:id="1565" w:author="Wei [2]" w:date="2026-05-23T14:54:55Z">
          <w:r>
            <w:rPr>
              <w:rFonts w:hint="eastAsia" w:ascii="黑体" w:hAnsi="黑体" w:eastAsia="黑体" w:cs="黑体"/>
              <w:sz w:val="24"/>
            </w:rPr>
            <w:delText>的</w:delText>
          </w:r>
        </w:del>
      </w:ins>
      <w:r>
        <w:rPr>
          <w:rFonts w:hint="eastAsia" w:ascii="黑体" w:hAnsi="黑体" w:eastAsia="黑体" w:cs="黑体"/>
          <w:sz w:val="24"/>
        </w:rPr>
        <w:t>社会</w:t>
      </w:r>
      <w:ins w:id="1566" w:author="Wei" w:date="2025-05-22T20:22:00Z">
        <w:del w:id="1567" w:author="Wei [2]" w:date="2026-05-23T14:44:18Z">
          <w:r>
            <w:rPr>
              <w:rFonts w:hint="default" w:ascii="黑体" w:hAnsi="黑体" w:eastAsia="黑体" w:cs="黑体"/>
              <w:sz w:val="24"/>
              <w:lang w:val="en-US"/>
            </w:rPr>
            <w:delText>实践</w:delText>
          </w:r>
        </w:del>
      </w:ins>
      <w:del w:id="1568" w:author="Wei [2]" w:date="2026-05-23T14:44:18Z">
        <w:r>
          <w:rPr>
            <w:rFonts w:hint="default" w:ascii="黑体" w:hAnsi="黑体" w:eastAsia="黑体" w:cs="黑体"/>
            <w:sz w:val="24"/>
            <w:lang w:val="en-US"/>
          </w:rPr>
          <w:delText>环境的张力</w:delText>
        </w:r>
      </w:del>
      <w:ins w:id="1569" w:author="Wei [2]" w:date="2026-05-23T14:54:41Z">
        <w:r>
          <w:rPr>
            <w:rFonts w:hint="eastAsia" w:ascii="黑体" w:hAnsi="黑体" w:eastAsia="黑体" w:cs="黑体"/>
            <w:sz w:val="24"/>
            <w:lang w:val="en-US" w:eastAsia="zh-CN"/>
          </w:rPr>
          <w:t>实践</w:t>
        </w:r>
      </w:ins>
      <w:ins w:id="1570" w:author="Wei [2]" w:date="2026-05-23T14:54:42Z">
        <w:r>
          <w:rPr>
            <w:rFonts w:hint="eastAsia" w:ascii="黑体" w:hAnsi="黑体" w:eastAsia="黑体" w:cs="黑体"/>
            <w:sz w:val="24"/>
            <w:lang w:val="en-US" w:eastAsia="zh-CN"/>
          </w:rPr>
          <w:t>问题</w:t>
        </w:r>
      </w:ins>
    </w:p>
    <w:p w14:paraId="4F46F70B">
      <w:pPr>
        <w:spacing w:line="324" w:lineRule="auto"/>
        <w:ind w:firstLine="480" w:firstLineChars="200"/>
        <w:rPr>
          <w:sz w:val="24"/>
        </w:rPr>
      </w:pPr>
      <w:r>
        <w:rPr>
          <w:rFonts w:hint="eastAsia"/>
          <w:sz w:val="24"/>
        </w:rPr>
        <w:t>制度移植能否成功通常需要经过社会环境的检验，竞争性选举制度所预设的个体理性选择，往往因社会环境、权力结构</w:t>
      </w:r>
      <w:ins w:id="1571" w:author="孙程姣" w:date="2026-05-08T15:37:00Z">
        <w:r>
          <w:rPr>
            <w:rFonts w:hint="eastAsia"/>
            <w:sz w:val="24"/>
          </w:rPr>
          <w:t>的</w:t>
        </w:r>
      </w:ins>
      <w:r>
        <w:rPr>
          <w:rFonts w:hint="eastAsia"/>
          <w:sz w:val="24"/>
        </w:rPr>
        <w:t>影响而无法实现</w:t>
      </w:r>
      <w:del w:id="1572" w:author="Wei" w:date="2025-05-22T20:06:00Z">
        <w:r>
          <w:rPr>
            <w:rFonts w:hint="eastAsia"/>
            <w:sz w:val="24"/>
          </w:rPr>
          <w:delText>，</w:delText>
        </w:r>
      </w:del>
      <w:ins w:id="1573" w:author="Wei" w:date="2025-05-22T20:06:00Z">
        <w:r>
          <w:rPr>
            <w:rFonts w:hint="eastAsia"/>
            <w:sz w:val="24"/>
          </w:rPr>
          <w:t>。</w:t>
        </w:r>
      </w:ins>
      <w:r>
        <w:rPr>
          <w:rFonts w:hint="eastAsia"/>
          <w:sz w:val="24"/>
        </w:rPr>
        <w:t>这在中国主要</w:t>
      </w:r>
      <w:del w:id="1574" w:author="孙程姣" w:date="2026-05-08T15:37:00Z">
        <w:r>
          <w:rPr>
            <w:rFonts w:hint="eastAsia"/>
            <w:sz w:val="24"/>
          </w:rPr>
          <w:delText>是因</w:delText>
        </w:r>
      </w:del>
      <w:ins w:id="1575" w:author="孙程姣" w:date="2026-05-08T15:37:00Z">
        <w:r>
          <w:rPr>
            <w:rFonts w:hint="eastAsia"/>
            <w:sz w:val="24"/>
          </w:rPr>
          <w:t>体现</w:t>
        </w:r>
      </w:ins>
      <w:r>
        <w:rPr>
          <w:rFonts w:hint="eastAsia"/>
          <w:sz w:val="24"/>
        </w:rPr>
        <w:t>为</w:t>
      </w:r>
      <w:ins w:id="1576" w:author="孙程姣" w:date="2026-05-08T15:37:00Z">
        <w:r>
          <w:rPr>
            <w:rFonts w:hint="eastAsia"/>
            <w:sz w:val="24"/>
          </w:rPr>
          <w:t>：</w:t>
        </w:r>
      </w:ins>
      <w:del w:id="1577" w:author="孙程姣" w:date="2026-05-08T15:37:00Z">
        <w:r>
          <w:rPr>
            <w:rFonts w:hint="eastAsia"/>
            <w:sz w:val="24"/>
          </w:rPr>
          <w:delText>，</w:delText>
        </w:r>
      </w:del>
      <w:r>
        <w:rPr>
          <w:rFonts w:hint="eastAsia"/>
          <w:sz w:val="24"/>
        </w:rPr>
        <w:t>农村是由一个个小型家庭和家族团体组成</w:t>
      </w:r>
      <w:ins w:id="1578" w:author="孙程姣" w:date="2026-05-08T15:38:00Z">
        <w:r>
          <w:rPr>
            <w:rFonts w:hint="eastAsia"/>
            <w:sz w:val="24"/>
          </w:rPr>
          <w:t>的</w:t>
        </w:r>
      </w:ins>
      <w:r>
        <w:rPr>
          <w:rFonts w:hint="eastAsia"/>
          <w:sz w:val="24"/>
        </w:rPr>
        <w:t>，家族、派系力量在村民选举中起</w:t>
      </w:r>
      <w:del w:id="1579" w:author="孙程姣" w:date="2026-05-08T15:39:00Z">
        <w:r>
          <w:rPr>
            <w:rFonts w:hint="eastAsia"/>
            <w:sz w:val="24"/>
          </w:rPr>
          <w:delText>到</w:delText>
        </w:r>
      </w:del>
      <w:r>
        <w:rPr>
          <w:rFonts w:hint="eastAsia"/>
          <w:sz w:val="24"/>
        </w:rPr>
        <w:t>关键性作用，而改革开放以来富人群体和边缘群体</w:t>
      </w:r>
      <w:del w:id="1580" w:author="孙程姣" w:date="2026-05-08T15:38:00Z">
        <w:r>
          <w:rPr>
            <w:rStyle w:val="17"/>
            <w:rFonts w:hint="eastAsia"/>
            <w:sz w:val="24"/>
          </w:rPr>
          <w:footnoteReference w:id="49"/>
        </w:r>
      </w:del>
      <w:r>
        <w:rPr>
          <w:rFonts w:hint="eastAsia"/>
          <w:sz w:val="24"/>
        </w:rPr>
        <w:t>在乡村社会的崛起也给基层民主带来</w:t>
      </w:r>
      <w:ins w:id="1581" w:author="孙程姣" w:date="2026-05-08T15:38:00Z">
        <w:r>
          <w:rPr>
            <w:rFonts w:hint="eastAsia"/>
            <w:sz w:val="24"/>
          </w:rPr>
          <w:t>了</w:t>
        </w:r>
      </w:ins>
      <w:r>
        <w:rPr>
          <w:rFonts w:hint="eastAsia"/>
          <w:sz w:val="24"/>
        </w:rPr>
        <w:t>程序和价值上的实现困境。</w:t>
      </w:r>
    </w:p>
    <w:p w14:paraId="4D9E2F1A">
      <w:pPr>
        <w:numPr>
          <w:ilvl w:val="0"/>
          <w:numId w:val="1"/>
        </w:numPr>
        <w:spacing w:line="324" w:lineRule="auto"/>
        <w:ind w:firstLine="482" w:firstLineChars="200"/>
        <w:outlineLvl w:val="2"/>
        <w:rPr>
          <w:b/>
          <w:bCs/>
          <w:sz w:val="24"/>
        </w:rPr>
      </w:pPr>
      <w:r>
        <w:rPr>
          <w:rFonts w:hint="eastAsia"/>
          <w:b/>
          <w:bCs/>
          <w:sz w:val="24"/>
        </w:rPr>
        <w:t>村庄选举中的派系竞争</w:t>
      </w:r>
    </w:p>
    <w:p w14:paraId="229DFADB">
      <w:pPr>
        <w:spacing w:line="324" w:lineRule="auto"/>
        <w:ind w:firstLine="480" w:firstLineChars="200"/>
        <w:rPr>
          <w:sz w:val="24"/>
        </w:rPr>
      </w:pPr>
      <w:r>
        <w:rPr>
          <w:rFonts w:hint="eastAsia"/>
          <w:sz w:val="24"/>
        </w:rPr>
        <w:t>作为村庄权力结构调整的重大政治事件，定期举行的村民选举往往会激发村庄各类组织力量，以血缘为基础的家族团体成为派系竞争的重要资源。</w:t>
      </w:r>
      <w:del w:id="1582" w:author="Wei" w:date="2025-05-22T20:07:00Z">
        <w:r>
          <w:rPr>
            <w:rFonts w:hint="eastAsia"/>
            <w:sz w:val="24"/>
          </w:rPr>
          <w:delText>作为民间组织，</w:delText>
        </w:r>
      </w:del>
      <w:r>
        <w:rPr>
          <w:rFonts w:hint="eastAsia"/>
          <w:sz w:val="24"/>
        </w:rPr>
        <w:t>家族之所以能够在民主选举中发挥影响，源自</w:t>
      </w:r>
      <w:del w:id="1583" w:author="孙程姣" w:date="2026-05-08T15:45:00Z">
        <w:r>
          <w:rPr>
            <w:rFonts w:hint="eastAsia"/>
            <w:sz w:val="24"/>
          </w:rPr>
          <w:delText>于</w:delText>
        </w:r>
      </w:del>
      <w:r>
        <w:rPr>
          <w:rFonts w:hint="eastAsia"/>
          <w:sz w:val="24"/>
        </w:rPr>
        <w:t>个体农民在日常生产生活</w:t>
      </w:r>
      <w:del w:id="1584" w:author="孙程姣" w:date="2026-05-08T15:45:00Z">
        <w:r>
          <w:rPr>
            <w:rFonts w:hint="eastAsia"/>
            <w:sz w:val="24"/>
          </w:rPr>
          <w:delText>及</w:delText>
        </w:r>
      </w:del>
      <w:ins w:id="1585" w:author="孙程姣" w:date="2026-05-08T15:45:00Z">
        <w:r>
          <w:rPr>
            <w:rFonts w:hint="eastAsia"/>
            <w:sz w:val="24"/>
          </w:rPr>
          <w:t>与</w:t>
        </w:r>
      </w:ins>
      <w:r>
        <w:rPr>
          <w:rFonts w:hint="eastAsia"/>
          <w:sz w:val="24"/>
        </w:rPr>
        <w:t>生命意义方面对家族的依赖。</w:t>
      </w:r>
      <w:ins w:id="1586" w:author="Wei" w:date="2025-05-22T20:07:00Z">
        <w:r>
          <w:rPr>
            <w:rFonts w:hint="eastAsia"/>
            <w:sz w:val="24"/>
          </w:rPr>
          <w:t>例如，</w:t>
        </w:r>
      </w:ins>
      <w:del w:id="1587" w:author="Wei" w:date="2025-05-22T20:07:00Z">
        <w:r>
          <w:rPr>
            <w:rFonts w:hint="eastAsia"/>
            <w:sz w:val="24"/>
          </w:rPr>
          <w:delText>在广大农村地区，</w:delText>
        </w:r>
      </w:del>
      <w:r>
        <w:rPr>
          <w:rFonts w:hint="eastAsia"/>
          <w:sz w:val="24"/>
        </w:rPr>
        <w:t>农民的生产合作、日常互助</w:t>
      </w:r>
      <w:del w:id="1588" w:author="孙程姣" w:date="2026-05-08T15:45:00Z">
        <w:r>
          <w:rPr>
            <w:rFonts w:hint="eastAsia"/>
            <w:sz w:val="24"/>
          </w:rPr>
          <w:delText>以</w:delText>
        </w:r>
      </w:del>
      <w:r>
        <w:rPr>
          <w:rFonts w:hint="eastAsia"/>
          <w:sz w:val="24"/>
        </w:rPr>
        <w:t>及人生中最重要的红白喜事都需要通过家族组织完成，家族领袖成为族人的护卫者和利益实现者。在村民选举中，小家庭通常会全力支持家族推举的村委会竞选人，候选者成功后也会给家族人员以特殊照顾。</w:t>
      </w:r>
    </w:p>
    <w:p w14:paraId="68582C37">
      <w:pPr>
        <w:spacing w:line="324" w:lineRule="auto"/>
        <w:ind w:firstLine="480" w:firstLineChars="200"/>
        <w:rPr>
          <w:sz w:val="24"/>
        </w:rPr>
      </w:pPr>
      <w:r>
        <w:rPr>
          <w:rFonts w:hint="eastAsia"/>
          <w:sz w:val="24"/>
        </w:rPr>
        <w:t>欧博文</w:t>
      </w:r>
      <w:del w:id="1589" w:author="孙程姣" w:date="2026-05-08T15:47:00Z">
        <w:r>
          <w:rPr>
            <w:rFonts w:hint="eastAsia"/>
            <w:sz w:val="24"/>
          </w:rPr>
          <w:delText>等人</w:delText>
        </w:r>
      </w:del>
      <w:ins w:id="1590" w:author="孙程姣" w:date="2026-05-08T15:47:00Z">
        <w:r>
          <w:rPr>
            <w:rFonts w:hint="eastAsia"/>
            <w:sz w:val="24"/>
          </w:rPr>
          <w:t>和韩荣斌</w:t>
        </w:r>
      </w:ins>
      <w:r>
        <w:rPr>
          <w:rFonts w:hint="eastAsia"/>
          <w:sz w:val="24"/>
        </w:rPr>
        <w:t>认为</w:t>
      </w:r>
      <w:ins w:id="1591" w:author="孙程姣" w:date="2026-05-08T15:47:00Z">
        <w:r>
          <w:rPr>
            <w:rFonts w:hint="eastAsia"/>
            <w:sz w:val="24"/>
          </w:rPr>
          <w:t>，</w:t>
        </w:r>
      </w:ins>
      <w:r>
        <w:rPr>
          <w:rFonts w:hint="eastAsia"/>
          <w:sz w:val="24"/>
        </w:rPr>
        <w:t>家族力量干扰民主选举程序、影响</w:t>
      </w:r>
      <w:commentRangeStart w:id="24"/>
      <w:r>
        <w:rPr>
          <w:rFonts w:hint="eastAsia"/>
          <w:color w:val="000000"/>
          <w:sz w:val="24"/>
          <w:highlight w:val="yellow"/>
          <w:rPrChange w:id="1592" w:author="孙程姣" w:date="2026-05-11T14:32:00Z">
            <w:rPr>
              <w:rFonts w:hint="eastAsia"/>
              <w:sz w:val="24"/>
            </w:rPr>
          </w:rPrChange>
        </w:rPr>
        <w:t>民主</w:t>
      </w:r>
      <w:del w:id="1593" w:author="Wei [2]" w:date="2026-05-23T14:53:19Z">
        <w:r>
          <w:rPr>
            <w:rFonts w:hint="default"/>
            <w:color w:val="000000"/>
            <w:sz w:val="24"/>
            <w:highlight w:val="yellow"/>
            <w:rPrChange w:id="1594" w:author="孙程姣" w:date="2026-05-11T14:32:00Z">
              <w:rPr>
                <w:rFonts w:hint="eastAsia"/>
                <w:sz w:val="24"/>
              </w:rPr>
            </w:rPrChange>
          </w:rPr>
          <w:delText>权力</w:delText>
        </w:r>
        <w:commentRangeEnd w:id="24"/>
      </w:del>
      <w:r>
        <w:rPr>
          <w:rStyle w:val="16"/>
        </w:rPr>
        <w:commentReference w:id="24"/>
      </w:r>
      <w:ins w:id="1596" w:author="Wei [2]" w:date="2026-05-23T14:53:20Z">
        <w:r>
          <w:rPr>
            <w:rFonts w:hint="eastAsia"/>
            <w:color w:val="000000"/>
            <w:sz w:val="24"/>
            <w:highlight w:val="yellow"/>
            <w:lang w:val="en-US" w:eastAsia="zh-CN"/>
          </w:rPr>
          <w:t>权利</w:t>
        </w:r>
      </w:ins>
      <w:r>
        <w:rPr>
          <w:rFonts w:hint="eastAsia"/>
          <w:sz w:val="24"/>
        </w:rPr>
        <w:t>行使</w:t>
      </w:r>
      <w:ins w:id="1597" w:author="孙程姣" w:date="2026-05-08T15:48:00Z">
        <w:r>
          <w:rPr>
            <w:rFonts w:hint="eastAsia"/>
            <w:sz w:val="24"/>
          </w:rPr>
          <w:t>。</w:t>
        </w:r>
      </w:ins>
      <w:r>
        <w:rPr>
          <w:rStyle w:val="17"/>
          <w:rFonts w:hint="eastAsia"/>
          <w:sz w:val="24"/>
        </w:rPr>
        <w:footnoteReference w:id="50"/>
      </w:r>
      <w:del w:id="1598" w:author="孙程姣" w:date="2026-05-08T15:47:00Z">
        <w:r>
          <w:rPr>
            <w:rFonts w:hint="eastAsia"/>
            <w:sz w:val="24"/>
          </w:rPr>
          <w:delText>，而</w:delText>
        </w:r>
      </w:del>
      <w:r>
        <w:rPr>
          <w:rFonts w:hint="eastAsia"/>
          <w:sz w:val="24"/>
        </w:rPr>
        <w:t>肖唐镖则认为</w:t>
      </w:r>
      <w:ins w:id="1599" w:author="孙程姣" w:date="2026-05-08T15:47:00Z">
        <w:r>
          <w:rPr>
            <w:rFonts w:hint="eastAsia"/>
            <w:sz w:val="24"/>
          </w:rPr>
          <w:t>，</w:t>
        </w:r>
      </w:ins>
      <w:r>
        <w:rPr>
          <w:rFonts w:hint="eastAsia"/>
          <w:sz w:val="24"/>
        </w:rPr>
        <w:t>家族派系竞争恰恰是提升选举公正性和民主程度的重要条件</w:t>
      </w:r>
      <w:ins w:id="1600" w:author="孙程姣" w:date="2026-05-08T15:48:00Z">
        <w:r>
          <w:rPr>
            <w:rFonts w:hint="eastAsia"/>
            <w:sz w:val="24"/>
          </w:rPr>
          <w:t>。</w:t>
        </w:r>
      </w:ins>
      <w:r>
        <w:rPr>
          <w:rStyle w:val="17"/>
          <w:rFonts w:hint="eastAsia"/>
          <w:sz w:val="24"/>
        </w:rPr>
        <w:footnoteReference w:id="51"/>
      </w:r>
      <w:del w:id="1601" w:author="孙程姣" w:date="2026-05-08T15:48:00Z">
        <w:r>
          <w:rPr>
            <w:rFonts w:hint="eastAsia"/>
            <w:sz w:val="24"/>
          </w:rPr>
          <w:delText>。</w:delText>
        </w:r>
      </w:del>
      <w:r>
        <w:rPr>
          <w:rFonts w:hint="eastAsia"/>
          <w:sz w:val="24"/>
        </w:rPr>
        <w:t>尽管学界评价不一，但家族确已成为影响个体理性选择的重要因素。</w:t>
      </w:r>
      <w:del w:id="1602" w:author="Wei [2]" w:date="2026-05-23T14:54:11Z">
        <w:r>
          <w:rPr>
            <w:rFonts w:hint="eastAsia"/>
            <w:sz w:val="24"/>
          </w:rPr>
          <w:delText>在</w:delText>
        </w:r>
      </w:del>
      <w:r>
        <w:rPr>
          <w:rFonts w:hint="eastAsia"/>
          <w:sz w:val="24"/>
        </w:rPr>
        <w:t>自由主义民主理论</w:t>
      </w:r>
      <w:ins w:id="1603" w:author="Wei [2]" w:date="2026-05-23T14:54:02Z">
        <w:r>
          <w:rPr>
            <w:rFonts w:hint="eastAsia"/>
            <w:sz w:val="24"/>
            <w:lang w:val="en-US" w:eastAsia="zh-CN"/>
          </w:rPr>
          <w:t>预设</w:t>
        </w:r>
      </w:ins>
      <w:del w:id="1604" w:author="Wei [2]" w:date="2026-05-23T14:54:15Z">
        <w:r>
          <w:rPr>
            <w:rFonts w:hint="eastAsia"/>
            <w:sz w:val="24"/>
          </w:rPr>
          <w:delText>中</w:delText>
        </w:r>
      </w:del>
      <w:r>
        <w:rPr>
          <w:rFonts w:hint="eastAsia"/>
          <w:sz w:val="24"/>
        </w:rPr>
        <w:t>，选举人是免受社会、家族、政府干扰</w:t>
      </w:r>
      <w:del w:id="1605" w:author="Wei" w:date="2025-05-22T20:08:00Z">
        <w:r>
          <w:rPr>
            <w:rFonts w:hint="eastAsia"/>
            <w:sz w:val="24"/>
          </w:rPr>
          <w:delText>，</w:delText>
        </w:r>
      </w:del>
      <w:ins w:id="1606" w:author="Wei" w:date="2025-05-22T20:08:00Z">
        <w:r>
          <w:rPr>
            <w:rFonts w:hint="eastAsia"/>
            <w:sz w:val="24"/>
          </w:rPr>
          <w:t>的</w:t>
        </w:r>
      </w:ins>
      <w:del w:id="1607" w:author="Wei" w:date="2025-05-22T20:08:00Z">
        <w:r>
          <w:rPr>
            <w:rFonts w:hint="eastAsia"/>
            <w:sz w:val="24"/>
          </w:rPr>
          <w:delText>是</w:delText>
        </w:r>
      </w:del>
      <w:r>
        <w:rPr>
          <w:rFonts w:hint="eastAsia"/>
          <w:sz w:val="24"/>
        </w:rPr>
        <w:t>有着公共精神的公民，他们为了公共利益而选择最合适的人选。</w:t>
      </w:r>
      <w:ins w:id="1608" w:author="Wei" w:date="2025-05-22T20:08:00Z">
        <w:r>
          <w:rPr>
            <w:rFonts w:hint="eastAsia"/>
            <w:sz w:val="24"/>
          </w:rPr>
          <w:t>然而，</w:t>
        </w:r>
      </w:ins>
      <w:del w:id="1609" w:author="Wei" w:date="2025-05-22T20:08:00Z">
        <w:r>
          <w:rPr>
            <w:rFonts w:hint="eastAsia"/>
            <w:sz w:val="24"/>
          </w:rPr>
          <w:delText>当今中国</w:delText>
        </w:r>
      </w:del>
      <w:r>
        <w:rPr>
          <w:rFonts w:hint="eastAsia"/>
          <w:sz w:val="24"/>
        </w:rPr>
        <w:t>农村</w:t>
      </w:r>
      <w:del w:id="1610" w:author="Wei" w:date="2025-05-22T20:08:00Z">
        <w:r>
          <w:rPr>
            <w:rFonts w:hint="eastAsia"/>
            <w:sz w:val="24"/>
          </w:rPr>
          <w:delText>社会，</w:delText>
        </w:r>
      </w:del>
      <w:r>
        <w:rPr>
          <w:rFonts w:hint="eastAsia"/>
          <w:sz w:val="24"/>
        </w:rPr>
        <w:t>社会资本雄厚的人往往成为选举的胜者，而失败的一派则成为公共事务反对者，“非赢即输”的竞争性选举导致“瘫痪村”的出现。</w:t>
      </w:r>
    </w:p>
    <w:p w14:paraId="2B486729">
      <w:pPr>
        <w:numPr>
          <w:ilvl w:val="0"/>
          <w:numId w:val="1"/>
        </w:numPr>
        <w:spacing w:line="324" w:lineRule="auto"/>
        <w:ind w:firstLine="482" w:firstLineChars="200"/>
        <w:outlineLvl w:val="2"/>
        <w:rPr>
          <w:b/>
          <w:bCs/>
          <w:sz w:val="24"/>
        </w:rPr>
      </w:pPr>
      <w:r>
        <w:rPr>
          <w:rFonts w:hint="eastAsia"/>
          <w:b/>
          <w:bCs/>
          <w:sz w:val="24"/>
        </w:rPr>
        <w:t>经济分化下的机会不平等</w:t>
      </w:r>
    </w:p>
    <w:p w14:paraId="1FB02669">
      <w:pPr>
        <w:spacing w:line="324" w:lineRule="auto"/>
        <w:ind w:firstLine="480" w:firstLineChars="200"/>
        <w:rPr>
          <w:sz w:val="24"/>
        </w:rPr>
      </w:pPr>
      <w:r>
        <w:rPr>
          <w:rFonts w:hint="eastAsia"/>
          <w:sz w:val="24"/>
        </w:rPr>
        <w:t>改革开放以来，</w:t>
      </w:r>
      <w:del w:id="1611" w:author="Wei" w:date="2025-05-22T20:09:00Z">
        <w:r>
          <w:rPr>
            <w:rFonts w:hint="eastAsia"/>
            <w:sz w:val="24"/>
          </w:rPr>
          <w:delText>市场经济深深嵌入农村社会，</w:delText>
        </w:r>
      </w:del>
      <w:r>
        <w:rPr>
          <w:rFonts w:hint="eastAsia"/>
          <w:sz w:val="24"/>
        </w:rPr>
        <w:t>发达地区农村发生明显而深刻的社会分层，一批在市场资源和自然资源中占据优势地位的农民成为村庄富人，他们为进一步扩大生产规模、拓展市场资源、</w:t>
      </w:r>
      <w:commentRangeStart w:id="25"/>
      <w:r>
        <w:rPr>
          <w:rFonts w:hint="eastAsia"/>
          <w:sz w:val="24"/>
          <w:highlight w:val="yellow"/>
          <w:rPrChange w:id="1612" w:author="孙程姣" w:date="2026-05-08T15:51:00Z">
            <w:rPr>
              <w:rFonts w:hint="eastAsia"/>
              <w:sz w:val="24"/>
            </w:rPr>
          </w:rPrChange>
        </w:rPr>
        <w:t>获得</w:t>
      </w:r>
      <w:del w:id="1613" w:author="Wei [2]" w:date="2026-05-23T14:56:05Z">
        <w:r>
          <w:rPr>
            <w:rFonts w:hint="default"/>
            <w:sz w:val="24"/>
            <w:highlight w:val="yellow"/>
            <w:rPrChange w:id="1614" w:author="孙程姣" w:date="2026-05-08T15:51:00Z">
              <w:rPr>
                <w:rFonts w:hint="eastAsia"/>
                <w:sz w:val="24"/>
              </w:rPr>
            </w:rPrChange>
          </w:rPr>
          <w:delText>政治保护</w:delText>
        </w:r>
        <w:commentRangeEnd w:id="25"/>
      </w:del>
      <w:r>
        <w:rPr>
          <w:rStyle w:val="16"/>
        </w:rPr>
        <w:commentReference w:id="25"/>
      </w:r>
      <w:ins w:id="1616" w:author="Wei [2]" w:date="2026-05-23T14:56:06Z">
        <w:r>
          <w:rPr>
            <w:rFonts w:hint="eastAsia"/>
            <w:sz w:val="24"/>
            <w:highlight w:val="yellow"/>
            <w:lang w:val="en-US" w:eastAsia="zh-CN"/>
          </w:rPr>
          <w:t>体制性</w:t>
        </w:r>
      </w:ins>
      <w:ins w:id="1617" w:author="Wei [2]" w:date="2026-05-23T14:56:07Z">
        <w:r>
          <w:rPr>
            <w:rFonts w:hint="eastAsia"/>
            <w:sz w:val="24"/>
            <w:highlight w:val="yellow"/>
            <w:lang w:val="en-US" w:eastAsia="zh-CN"/>
          </w:rPr>
          <w:t>身份</w:t>
        </w:r>
      </w:ins>
      <w:r>
        <w:rPr>
          <w:rFonts w:hint="eastAsia"/>
          <w:sz w:val="24"/>
        </w:rPr>
        <w:t>，纷纷通过竞选进入村</w:t>
      </w:r>
      <w:ins w:id="1618" w:author="孙程姣" w:date="2026-05-08T15:51:00Z">
        <w:r>
          <w:rPr>
            <w:rFonts w:hint="eastAsia"/>
            <w:sz w:val="24"/>
          </w:rPr>
          <w:t>“</w:t>
        </w:r>
      </w:ins>
      <w:r>
        <w:rPr>
          <w:rFonts w:hint="eastAsia"/>
          <w:sz w:val="24"/>
        </w:rPr>
        <w:t>两委</w:t>
      </w:r>
      <w:ins w:id="1619" w:author="孙程姣" w:date="2026-05-08T15:51:00Z">
        <w:r>
          <w:rPr>
            <w:rFonts w:hint="eastAsia"/>
            <w:sz w:val="24"/>
          </w:rPr>
          <w:t>”</w:t>
        </w:r>
      </w:ins>
      <w:r>
        <w:rPr>
          <w:rFonts w:hint="eastAsia"/>
          <w:sz w:val="24"/>
        </w:rPr>
        <w:t>干部行列。贿选成为富人群体</w:t>
      </w:r>
      <w:del w:id="1620" w:author="Wei" w:date="2025-05-22T20:09:00Z">
        <w:r>
          <w:rPr>
            <w:sz w:val="24"/>
          </w:rPr>
          <w:delText>迅速获得</w:delText>
        </w:r>
      </w:del>
      <w:ins w:id="1621" w:author="Wei" w:date="2025-05-22T20:09:00Z">
        <w:r>
          <w:rPr>
            <w:rFonts w:hint="eastAsia"/>
            <w:sz w:val="24"/>
          </w:rPr>
          <w:t>竞选</w:t>
        </w:r>
      </w:ins>
      <w:r>
        <w:rPr>
          <w:rFonts w:hint="eastAsia"/>
          <w:sz w:val="24"/>
        </w:rPr>
        <w:t>村干部</w:t>
      </w:r>
      <w:del w:id="1622" w:author="Wei" w:date="2025-05-22T20:09:00Z">
        <w:r>
          <w:rPr>
            <w:rFonts w:hint="eastAsia"/>
            <w:sz w:val="24"/>
          </w:rPr>
          <w:delText>职位</w:delText>
        </w:r>
      </w:del>
      <w:r>
        <w:rPr>
          <w:rFonts w:hint="eastAsia"/>
          <w:sz w:val="24"/>
        </w:rPr>
        <w:t>的</w:t>
      </w:r>
      <w:del w:id="1623" w:author="Wei" w:date="2025-05-22T20:09:00Z">
        <w:r>
          <w:rPr>
            <w:rFonts w:hint="eastAsia"/>
            <w:sz w:val="24"/>
          </w:rPr>
          <w:delText>常见</w:delText>
        </w:r>
      </w:del>
      <w:r>
        <w:rPr>
          <w:rFonts w:hint="eastAsia"/>
          <w:sz w:val="24"/>
        </w:rPr>
        <w:t>手段</w:t>
      </w:r>
      <w:ins w:id="1624" w:author="孙程姣" w:date="2026-05-08T15:54:00Z">
        <w:r>
          <w:rPr>
            <w:rFonts w:hint="eastAsia"/>
            <w:sz w:val="24"/>
          </w:rPr>
          <w:t>。</w:t>
        </w:r>
      </w:ins>
      <w:r>
        <w:rPr>
          <w:rStyle w:val="17"/>
          <w:rFonts w:hint="eastAsia"/>
          <w:sz w:val="24"/>
        </w:rPr>
        <w:footnoteReference w:id="52"/>
      </w:r>
      <w:del w:id="1625" w:author="孙程姣" w:date="2026-05-08T15:54:00Z">
        <w:r>
          <w:rPr>
            <w:rFonts w:hint="eastAsia"/>
            <w:sz w:val="24"/>
          </w:rPr>
          <w:delText>。</w:delText>
        </w:r>
      </w:del>
      <w:r>
        <w:rPr>
          <w:rFonts w:hint="eastAsia"/>
          <w:sz w:val="24"/>
        </w:rPr>
        <w:t>袁松</w:t>
      </w:r>
      <w:del w:id="1626" w:author="孙程姣" w:date="2026-05-08T15:56:00Z">
        <w:r>
          <w:rPr>
            <w:rFonts w:hint="eastAsia"/>
            <w:sz w:val="24"/>
          </w:rPr>
          <w:delText>博士</w:delText>
        </w:r>
      </w:del>
      <w:r>
        <w:rPr>
          <w:rFonts w:hint="eastAsia"/>
          <w:sz w:val="24"/>
        </w:rPr>
        <w:t>将</w:t>
      </w:r>
      <w:del w:id="1627" w:author="Wei" w:date="2025-05-22T20:09:00Z">
        <w:r>
          <w:rPr>
            <w:rFonts w:hint="eastAsia"/>
            <w:sz w:val="24"/>
          </w:rPr>
          <w:delText>浙中</w:delText>
        </w:r>
      </w:del>
      <w:r>
        <w:rPr>
          <w:rFonts w:hint="eastAsia"/>
          <w:sz w:val="24"/>
        </w:rPr>
        <w:t>农村选举前夜的贿选情景形象地描述为</w:t>
      </w:r>
      <w:ins w:id="1628" w:author="孙程姣" w:date="2026-05-08T15:57:00Z">
        <w:r>
          <w:rPr>
            <w:rFonts w:hint="eastAsia"/>
            <w:sz w:val="24"/>
          </w:rPr>
          <w:t>：</w:t>
        </w:r>
      </w:ins>
      <w:r>
        <w:rPr>
          <w:rFonts w:hint="eastAsia"/>
          <w:sz w:val="24"/>
        </w:rPr>
        <w:t>“</w:t>
      </w:r>
      <w:r>
        <w:rPr>
          <w:rFonts w:hint="eastAsia"/>
          <w:color w:val="000000"/>
          <w:sz w:val="24"/>
          <w:rPrChange w:id="1629" w:author="孙程姣" w:date="2026-05-11T14:29:00Z">
            <w:rPr>
              <w:rFonts w:hint="eastAsia"/>
              <w:sz w:val="24"/>
            </w:rPr>
          </w:rPrChange>
        </w:rPr>
        <w:t>车</w:t>
      </w:r>
      <w:r>
        <w:rPr>
          <w:rFonts w:hint="eastAsia"/>
          <w:sz w:val="24"/>
        </w:rPr>
        <w:t>响到天亮，人忙到天亮，</w:t>
      </w:r>
      <w:r>
        <w:rPr>
          <w:rFonts w:hint="eastAsia"/>
          <w:color w:val="000000"/>
          <w:sz w:val="24"/>
          <w:rPrChange w:id="1630" w:author="孙程姣" w:date="2026-05-11T14:29:00Z">
            <w:rPr>
              <w:rFonts w:hint="eastAsia"/>
              <w:sz w:val="24"/>
            </w:rPr>
          </w:rPrChange>
        </w:rPr>
        <w:t>灯</w:t>
      </w:r>
      <w:r>
        <w:rPr>
          <w:rFonts w:hint="eastAsia"/>
          <w:sz w:val="24"/>
        </w:rPr>
        <w:t>点到天亮，狗叫到天亮</w:t>
      </w:r>
      <w:ins w:id="1631" w:author="孙程姣" w:date="2026-05-08T15:57:00Z">
        <w:r>
          <w:rPr>
            <w:rFonts w:hint="eastAsia"/>
            <w:sz w:val="24"/>
          </w:rPr>
          <w:t>。</w:t>
        </w:r>
      </w:ins>
      <w:r>
        <w:rPr>
          <w:rFonts w:hint="eastAsia"/>
          <w:sz w:val="24"/>
        </w:rPr>
        <w:t>”</w:t>
      </w:r>
      <w:del w:id="1632" w:author="孙程姣" w:date="2026-05-08T15:57:00Z">
        <w:r>
          <w:rPr>
            <w:rFonts w:hint="eastAsia"/>
            <w:sz w:val="24"/>
          </w:rPr>
          <w:delText>。</w:delText>
        </w:r>
      </w:del>
      <w:r>
        <w:rPr>
          <w:rStyle w:val="17"/>
          <w:rFonts w:hint="eastAsia"/>
          <w:sz w:val="24"/>
        </w:rPr>
        <w:footnoteReference w:id="53"/>
      </w:r>
    </w:p>
    <w:p w14:paraId="4D9C2A15">
      <w:pPr>
        <w:spacing w:line="324" w:lineRule="auto"/>
        <w:ind w:firstLine="480" w:firstLineChars="200"/>
        <w:rPr>
          <w:del w:id="1633" w:author="Wei" w:date="2025-05-22T20:11:00Z"/>
          <w:sz w:val="24"/>
        </w:rPr>
      </w:pPr>
      <w:r>
        <w:rPr>
          <w:rFonts w:hint="eastAsia"/>
          <w:sz w:val="24"/>
        </w:rPr>
        <w:t>近些年来，</w:t>
      </w:r>
      <w:del w:id="1634" w:author="Wei" w:date="2025-05-22T20:10:00Z">
        <w:r>
          <w:rPr>
            <w:rFonts w:hint="eastAsia"/>
            <w:sz w:val="24"/>
          </w:rPr>
          <w:delText>农村贿选现象逐渐从利益密集地区向中西部利益非密集农村蔓延，原因是</w:delText>
        </w:r>
      </w:del>
      <w:r>
        <w:rPr>
          <w:rFonts w:hint="eastAsia"/>
          <w:sz w:val="24"/>
        </w:rPr>
        <w:t>中西部农村获得越来越多的政策性资源，加之城市化带来的土地开发项目，村干部的利益空间增大</w:t>
      </w:r>
      <w:ins w:id="1635" w:author="Wei" w:date="2025-05-22T20:10:00Z">
        <w:r>
          <w:rPr>
            <w:rFonts w:hint="eastAsia"/>
            <w:sz w:val="24"/>
          </w:rPr>
          <w:t>，富人回村竞选干部的现象日益增多</w:t>
        </w:r>
      </w:ins>
      <w:r>
        <w:rPr>
          <w:rFonts w:hint="eastAsia"/>
          <w:sz w:val="24"/>
        </w:rPr>
        <w:t>。富人贿选打破了村庄政治游戏规则、将普通村民排斥出政治竞争体系，引发</w:t>
      </w:r>
      <w:del w:id="1636" w:author="Wei [2]" w:date="2026-05-23T19:19:48Z">
        <w:r>
          <w:rPr>
            <w:rFonts w:hint="eastAsia"/>
            <w:sz w:val="24"/>
          </w:rPr>
          <w:delText>了</w:delText>
        </w:r>
      </w:del>
      <w:ins w:id="1637" w:author="Wei [2]" w:date="2026-05-23T14:59:07Z">
        <w:r>
          <w:rPr>
            <w:rFonts w:hint="eastAsia"/>
            <w:sz w:val="24"/>
            <w:lang w:val="en-US" w:eastAsia="zh-CN"/>
          </w:rPr>
          <w:t>低收入</w:t>
        </w:r>
      </w:ins>
      <w:r>
        <w:rPr>
          <w:rFonts w:hint="eastAsia"/>
          <w:sz w:val="24"/>
        </w:rPr>
        <w:t>阶层</w:t>
      </w:r>
      <w:del w:id="1638" w:author="Wei [2]" w:date="2026-05-23T14:59:10Z">
        <w:r>
          <w:rPr>
            <w:rFonts w:hint="eastAsia"/>
            <w:sz w:val="24"/>
          </w:rPr>
          <w:delText>之间</w:delText>
        </w:r>
      </w:del>
      <w:r>
        <w:rPr>
          <w:rFonts w:hint="eastAsia"/>
          <w:sz w:val="24"/>
        </w:rPr>
        <w:t>的</w:t>
      </w:r>
      <w:ins w:id="1639" w:author="孙程姣" w:date="2026-05-08T15:58:00Z">
        <w:del w:id="1640" w:author="Wei [2]" w:date="2026-05-23T19:19:28Z">
          <w:commentRangeStart w:id="26"/>
          <w:commentRangeStart w:id="27"/>
          <w:r>
            <w:rPr>
              <w:rFonts w:hint="default"/>
              <w:sz w:val="24"/>
              <w:highlight w:val="yellow"/>
              <w:rPrChange w:id="1641" w:author="孙程姣" w:date="2026-05-08T15:58:00Z">
                <w:rPr>
                  <w:rFonts w:hint="eastAsia"/>
                  <w:sz w:val="24"/>
                </w:rPr>
              </w:rPrChange>
            </w:rPr>
            <w:delText>“</w:delText>
          </w:r>
        </w:del>
      </w:ins>
      <w:del w:id="1644" w:author="Wei [2]" w:date="2026-05-23T19:19:28Z">
        <w:r>
          <w:rPr>
            <w:rFonts w:hint="default"/>
            <w:sz w:val="24"/>
            <w:highlight w:val="yellow"/>
            <w:rPrChange w:id="1645" w:author="孙程姣" w:date="2026-05-08T15:58:00Z">
              <w:rPr>
                <w:rFonts w:hint="eastAsia"/>
                <w:sz w:val="24"/>
              </w:rPr>
            </w:rPrChange>
          </w:rPr>
          <w:delText>气</w:delText>
        </w:r>
      </w:del>
      <w:ins w:id="1647" w:author="孙程姣" w:date="2026-05-08T15:58:00Z">
        <w:del w:id="1648" w:author="Wei [2]" w:date="2026-05-23T19:19:28Z">
          <w:r>
            <w:rPr>
              <w:rFonts w:hint="default"/>
              <w:sz w:val="24"/>
              <w:highlight w:val="yellow"/>
              <w:rPrChange w:id="1649" w:author="孙程姣" w:date="2026-05-08T15:58:00Z">
                <w:rPr>
                  <w:rFonts w:hint="eastAsia"/>
                  <w:sz w:val="24"/>
                </w:rPr>
              </w:rPrChange>
            </w:rPr>
            <w:delText>”</w:delText>
          </w:r>
        </w:del>
      </w:ins>
      <w:del w:id="1652" w:author="Wei [2]" w:date="2026-05-23T19:19:28Z">
        <w:r>
          <w:rPr>
            <w:rFonts w:hint="default"/>
            <w:sz w:val="24"/>
            <w:highlight w:val="yellow"/>
            <w:rPrChange w:id="1653" w:author="孙程姣" w:date="2026-05-08T15:58:00Z">
              <w:rPr>
                <w:rFonts w:hint="eastAsia"/>
                <w:sz w:val="24"/>
              </w:rPr>
            </w:rPrChange>
          </w:rPr>
          <w:delText>与</w:delText>
        </w:r>
      </w:del>
      <w:ins w:id="1655" w:author="Wei [2]" w:date="2026-05-23T19:19:30Z">
        <w:r>
          <w:rPr>
            <w:rFonts w:hint="eastAsia"/>
            <w:sz w:val="24"/>
            <w:highlight w:val="yellow"/>
            <w:lang w:val="en-US" w:eastAsia="zh-CN"/>
          </w:rPr>
          <w:t>上访</w:t>
        </w:r>
      </w:ins>
      <w:r>
        <w:rPr>
          <w:rFonts w:hint="eastAsia"/>
          <w:sz w:val="24"/>
          <w:highlight w:val="yellow"/>
          <w:rPrChange w:id="1656" w:author="孙程姣" w:date="2026-05-08T15:58:00Z">
            <w:rPr>
              <w:rFonts w:hint="eastAsia"/>
              <w:sz w:val="24"/>
            </w:rPr>
          </w:rPrChange>
        </w:rPr>
        <w:t>抗争行动</w:t>
      </w:r>
      <w:commentRangeEnd w:id="26"/>
      <w:r>
        <w:rPr>
          <w:rStyle w:val="16"/>
        </w:rPr>
        <w:commentReference w:id="26"/>
      </w:r>
      <w:commentRangeEnd w:id="27"/>
      <w:r>
        <w:commentReference w:id="27"/>
      </w:r>
      <w:r>
        <w:rPr>
          <w:rFonts w:hint="eastAsia"/>
          <w:sz w:val="24"/>
        </w:rPr>
        <w:t>，</w:t>
      </w:r>
      <w:del w:id="1657" w:author="Wei [2]" w:date="2026-05-23T19:19:36Z">
        <w:r>
          <w:rPr>
            <w:rFonts w:hint="default"/>
            <w:sz w:val="24"/>
            <w:lang w:val="en-US"/>
          </w:rPr>
          <w:delText>推动</w:delText>
        </w:r>
      </w:del>
      <w:ins w:id="1658" w:author="Wei [2]" w:date="2026-05-23T19:19:37Z">
        <w:r>
          <w:rPr>
            <w:rFonts w:hint="eastAsia"/>
            <w:sz w:val="24"/>
            <w:lang w:val="en-US" w:eastAsia="zh-CN"/>
          </w:rPr>
          <w:t>导致</w:t>
        </w:r>
      </w:ins>
      <w:del w:id="1659" w:author="Wei [2]" w:date="2026-05-23T19:19:38Z">
        <w:r>
          <w:rPr>
            <w:rFonts w:hint="eastAsia"/>
            <w:sz w:val="24"/>
          </w:rPr>
          <w:delText>了</w:delText>
        </w:r>
      </w:del>
      <w:r>
        <w:rPr>
          <w:rFonts w:hint="eastAsia"/>
          <w:sz w:val="24"/>
        </w:rPr>
        <w:t>基层政治</w:t>
      </w:r>
      <w:del w:id="1660" w:author="Wei [2]" w:date="2026-05-23T19:19:41Z">
        <w:r>
          <w:rPr>
            <w:rFonts w:hint="eastAsia"/>
            <w:sz w:val="24"/>
          </w:rPr>
          <w:delText>的</w:delText>
        </w:r>
      </w:del>
      <w:r>
        <w:rPr>
          <w:rFonts w:hint="eastAsia"/>
          <w:sz w:val="24"/>
        </w:rPr>
        <w:t>去道义化</w:t>
      </w:r>
      <w:ins w:id="1661" w:author="孙程姣" w:date="2026-05-08T15:57:00Z">
        <w:r>
          <w:rPr>
            <w:rFonts w:hint="eastAsia"/>
            <w:sz w:val="24"/>
          </w:rPr>
          <w:t>。</w:t>
        </w:r>
      </w:ins>
      <w:r>
        <w:rPr>
          <w:rStyle w:val="17"/>
          <w:rFonts w:hint="eastAsia"/>
          <w:sz w:val="24"/>
        </w:rPr>
        <w:footnoteReference w:id="54"/>
      </w:r>
      <w:del w:id="1662" w:author="孙程姣" w:date="2026-05-08T15:57:00Z">
        <w:r>
          <w:rPr>
            <w:rFonts w:hint="eastAsia"/>
            <w:sz w:val="24"/>
          </w:rPr>
          <w:delText>。</w:delText>
        </w:r>
      </w:del>
      <w:r>
        <w:rPr>
          <w:rFonts w:hint="eastAsia"/>
          <w:sz w:val="24"/>
        </w:rPr>
        <w:t>如果经济力量在公民当中的分配是不平等的，公开买卖选票会赋予群体中富有成员以不公平的优势，在多数决竞选制度中，失败一方（甲）更容易受到选票买卖双方（乙、丙）的剥削</w:t>
      </w:r>
      <w:ins w:id="1663" w:author="孙程姣" w:date="2026-05-08T15:59:00Z">
        <w:r>
          <w:rPr>
            <w:rFonts w:hint="eastAsia"/>
            <w:sz w:val="24"/>
          </w:rPr>
          <w:t>。</w:t>
        </w:r>
      </w:ins>
      <w:r>
        <w:rPr>
          <w:rStyle w:val="17"/>
          <w:rFonts w:hint="eastAsia"/>
          <w:sz w:val="24"/>
        </w:rPr>
        <w:footnoteReference w:id="55"/>
      </w:r>
      <w:del w:id="1664" w:author="孙程姣" w:date="2026-05-08T15:59:00Z">
        <w:r>
          <w:rPr>
            <w:rFonts w:hint="eastAsia"/>
            <w:sz w:val="24"/>
          </w:rPr>
          <w:delText>。</w:delText>
        </w:r>
      </w:del>
      <w:del w:id="1665" w:author="Wei" w:date="2025-05-22T20:11:00Z">
        <w:r>
          <w:rPr>
            <w:rFonts w:hint="eastAsia"/>
            <w:b/>
            <w:bCs/>
            <w:sz w:val="24"/>
            <w:rPrChange w:id="1666" w:author="余小多" w:date="2025-05-21T10:56:00Z">
              <w:rPr>
                <w:rFonts w:hint="eastAsia"/>
                <w:sz w:val="24"/>
              </w:rPr>
            </w:rPrChange>
          </w:rPr>
          <w:delText>据笔者调研所知，多数选民对贿选持欢迎态度，</w:delText>
        </w:r>
      </w:del>
      <w:del w:id="1667" w:author="Wei" w:date="2025-05-22T20:11:00Z">
        <w:r>
          <w:rPr>
            <w:rFonts w:hint="eastAsia"/>
            <w:sz w:val="24"/>
          </w:rPr>
          <w:delText>因为他们可以从中获得实质利益，有人将之斥为民众政治素养低下，也有人则将之视为民主进步，因为贿赂选民无论如何都体现了选民的地位</w:delText>
        </w:r>
      </w:del>
      <w:del w:id="1668" w:author="Wei" w:date="2025-05-22T20:11:00Z">
        <w:r>
          <w:rPr>
            <w:rStyle w:val="17"/>
            <w:rFonts w:hint="eastAsia"/>
            <w:sz w:val="24"/>
          </w:rPr>
          <w:footnoteReference w:id="56"/>
        </w:r>
      </w:del>
      <w:del w:id="1669" w:author="Wei" w:date="2025-05-22T20:11:00Z">
        <w:r>
          <w:rPr>
            <w:rFonts w:hint="eastAsia"/>
            <w:sz w:val="24"/>
          </w:rPr>
          <w:delText>。</w:delText>
        </w:r>
      </w:del>
    </w:p>
    <w:p w14:paraId="6CFC1AFA">
      <w:pPr>
        <w:spacing w:line="324" w:lineRule="auto"/>
        <w:ind w:firstLine="480" w:firstLineChars="200"/>
        <w:rPr>
          <w:sz w:val="24"/>
        </w:rPr>
      </w:pPr>
      <w:r>
        <w:rPr>
          <w:rFonts w:hint="eastAsia"/>
          <w:sz w:val="24"/>
        </w:rPr>
        <w:t>贿选使</w:t>
      </w:r>
      <w:del w:id="1670" w:author="孙程姣" w:date="2026-05-08T15:59:00Z">
        <w:r>
          <w:rPr>
            <w:rFonts w:hint="eastAsia"/>
            <w:sz w:val="24"/>
          </w:rPr>
          <w:delText>得</w:delText>
        </w:r>
      </w:del>
      <w:r>
        <w:rPr>
          <w:rFonts w:hint="eastAsia"/>
          <w:sz w:val="24"/>
        </w:rPr>
        <w:t>竞争性民主选举理论的目标更加难以实现，选民在形式上满足了程序民主要求，</w:t>
      </w:r>
      <w:del w:id="1671" w:author="孙程姣" w:date="2026-05-08T15:59:00Z">
        <w:r>
          <w:rPr>
            <w:rFonts w:hint="eastAsia"/>
            <w:sz w:val="24"/>
          </w:rPr>
          <w:delText>但</w:delText>
        </w:r>
      </w:del>
      <w:r>
        <w:rPr>
          <w:rFonts w:hint="eastAsia"/>
          <w:sz w:val="24"/>
        </w:rPr>
        <w:t>却导致选票集中到不理想、不称职的候选人手里，形成实质不公平、不民主的政治氛围，为村级治理恶化埋下伏笔。</w:t>
      </w:r>
    </w:p>
    <w:p w14:paraId="5264E5D1">
      <w:pPr>
        <w:numPr>
          <w:ilvl w:val="0"/>
          <w:numId w:val="1"/>
        </w:numPr>
        <w:spacing w:line="324" w:lineRule="auto"/>
        <w:ind w:firstLine="482" w:firstLineChars="200"/>
        <w:outlineLvl w:val="2"/>
        <w:rPr>
          <w:b/>
          <w:bCs/>
          <w:sz w:val="24"/>
        </w:rPr>
      </w:pPr>
      <w:r>
        <w:rPr>
          <w:rFonts w:hint="eastAsia"/>
          <w:b/>
          <w:bCs/>
          <w:sz w:val="24"/>
        </w:rPr>
        <w:t>社会边缘力量</w:t>
      </w:r>
      <w:del w:id="1672" w:author="Wei" w:date="2025-05-22T20:15:00Z">
        <w:r>
          <w:rPr>
            <w:rFonts w:hint="eastAsia"/>
            <w:b/>
            <w:bCs/>
            <w:sz w:val="24"/>
          </w:rPr>
          <w:delText>的</w:delText>
        </w:r>
      </w:del>
      <w:r>
        <w:rPr>
          <w:rFonts w:hint="eastAsia"/>
          <w:b/>
          <w:bCs/>
          <w:sz w:val="24"/>
        </w:rPr>
        <w:t>干扰民主实现</w:t>
      </w:r>
    </w:p>
    <w:p w14:paraId="4968F12C">
      <w:pPr>
        <w:spacing w:line="324" w:lineRule="auto"/>
        <w:ind w:firstLine="480" w:firstLineChars="200"/>
        <w:rPr>
          <w:sz w:val="24"/>
        </w:rPr>
      </w:pPr>
      <w:r>
        <w:rPr>
          <w:rFonts w:hint="eastAsia"/>
          <w:sz w:val="24"/>
        </w:rPr>
        <w:t>灰黑势力作为社会中的非正式力量一直游离于法律边缘，通常在国家管控松懈期间趁机抢夺社会控制权并从中渔利。</w:t>
      </w:r>
      <w:ins w:id="1673" w:author="Wei [2]" w:date="2026-05-23T15:02:03Z">
        <w:r>
          <w:rPr>
            <w:rFonts w:hint="eastAsia"/>
            <w:sz w:val="24"/>
            <w:lang w:val="en-US" w:eastAsia="zh-CN"/>
          </w:rPr>
          <w:t>在</w:t>
        </w:r>
      </w:ins>
      <w:ins w:id="1674" w:author="Wei [2]" w:date="2026-05-23T15:02:04Z">
        <w:r>
          <w:rPr>
            <w:rFonts w:hint="eastAsia"/>
            <w:sz w:val="24"/>
            <w:lang w:val="en-US" w:eastAsia="zh-CN"/>
          </w:rPr>
          <w:t>党</w:t>
        </w:r>
      </w:ins>
      <w:ins w:id="1675" w:author="Wei [2]" w:date="2026-05-23T15:02:05Z">
        <w:r>
          <w:rPr>
            <w:rFonts w:hint="eastAsia"/>
            <w:sz w:val="24"/>
            <w:lang w:val="en-US" w:eastAsia="zh-CN"/>
          </w:rPr>
          <w:t>的</w:t>
        </w:r>
      </w:ins>
      <w:ins w:id="1676" w:author="Wei [2]" w:date="2026-05-23T15:01:57Z">
        <w:r>
          <w:rPr>
            <w:rFonts w:hint="eastAsia"/>
            <w:sz w:val="24"/>
            <w:lang w:val="en-US" w:eastAsia="zh-CN"/>
          </w:rPr>
          <w:t>十八大</w:t>
        </w:r>
      </w:ins>
      <w:ins w:id="1677" w:author="Wei [2]" w:date="2026-05-23T15:02:08Z">
        <w:r>
          <w:rPr>
            <w:rFonts w:hint="eastAsia"/>
            <w:sz w:val="24"/>
            <w:lang w:val="en-US" w:eastAsia="zh-CN"/>
          </w:rPr>
          <w:t>召开</w:t>
        </w:r>
      </w:ins>
      <w:ins w:id="1678" w:author="Wei [2]" w:date="2026-05-23T15:01:59Z">
        <w:r>
          <w:rPr>
            <w:rFonts w:hint="eastAsia"/>
            <w:sz w:val="24"/>
            <w:lang w:val="en-US" w:eastAsia="zh-CN"/>
          </w:rPr>
          <w:t>以前，</w:t>
        </w:r>
      </w:ins>
      <w:ins w:id="1679" w:author="Wei [2]" w:date="2026-05-23T15:02:11Z">
        <w:r>
          <w:rPr>
            <w:rFonts w:hint="eastAsia"/>
            <w:sz w:val="24"/>
            <w:lang w:val="en-US" w:eastAsia="zh-CN"/>
          </w:rPr>
          <w:t>地方</w:t>
        </w:r>
      </w:ins>
      <w:ins w:id="1680" w:author="Wei [2]" w:date="2026-05-23T15:02:18Z">
        <w:r>
          <w:rPr>
            <w:rFonts w:hint="eastAsia"/>
            <w:sz w:val="24"/>
            <w:lang w:val="en-US" w:eastAsia="zh-CN"/>
          </w:rPr>
          <w:t>灰黑</w:t>
        </w:r>
      </w:ins>
      <w:ins w:id="1681" w:author="Wei [2]" w:date="2026-05-23T15:02:19Z">
        <w:r>
          <w:rPr>
            <w:rFonts w:hint="eastAsia"/>
            <w:sz w:val="24"/>
            <w:lang w:val="en-US" w:eastAsia="zh-CN"/>
          </w:rPr>
          <w:t>势力</w:t>
        </w:r>
      </w:ins>
      <w:ins w:id="1682" w:author="Wei [2]" w:date="2026-05-23T15:02:20Z">
        <w:r>
          <w:rPr>
            <w:rFonts w:hint="eastAsia"/>
            <w:sz w:val="24"/>
            <w:lang w:val="en-US" w:eastAsia="zh-CN"/>
          </w:rPr>
          <w:t>对</w:t>
        </w:r>
      </w:ins>
      <w:ins w:id="1683" w:author="Wei [2]" w:date="2026-05-23T15:02:26Z">
        <w:r>
          <w:rPr>
            <w:rFonts w:hint="eastAsia"/>
            <w:sz w:val="24"/>
            <w:lang w:val="en-US" w:eastAsia="zh-CN"/>
          </w:rPr>
          <w:t>村级</w:t>
        </w:r>
      </w:ins>
      <w:ins w:id="1684" w:author="Wei [2]" w:date="2026-05-23T15:02:27Z">
        <w:r>
          <w:rPr>
            <w:rFonts w:hint="eastAsia"/>
            <w:sz w:val="24"/>
            <w:lang w:val="en-US" w:eastAsia="zh-CN"/>
          </w:rPr>
          <w:t>民主</w:t>
        </w:r>
      </w:ins>
      <w:ins w:id="1685" w:author="Wei [2]" w:date="2026-05-23T15:02:28Z">
        <w:r>
          <w:rPr>
            <w:rFonts w:hint="eastAsia"/>
            <w:sz w:val="24"/>
            <w:lang w:val="en-US" w:eastAsia="zh-CN"/>
          </w:rPr>
          <w:t>选举和</w:t>
        </w:r>
      </w:ins>
      <w:ins w:id="1686" w:author="Wei [2]" w:date="2026-05-23T15:02:29Z">
        <w:r>
          <w:rPr>
            <w:rFonts w:hint="eastAsia"/>
            <w:sz w:val="24"/>
            <w:lang w:val="en-US" w:eastAsia="zh-CN"/>
          </w:rPr>
          <w:t>社会</w:t>
        </w:r>
      </w:ins>
      <w:ins w:id="1687" w:author="Wei [2]" w:date="2026-05-23T15:02:31Z">
        <w:r>
          <w:rPr>
            <w:rFonts w:hint="eastAsia"/>
            <w:sz w:val="24"/>
            <w:lang w:val="en-US" w:eastAsia="zh-CN"/>
          </w:rPr>
          <w:t>资源</w:t>
        </w:r>
      </w:ins>
      <w:ins w:id="1688" w:author="Wei [2]" w:date="2026-05-23T15:02:32Z">
        <w:r>
          <w:rPr>
            <w:rFonts w:hint="eastAsia"/>
            <w:sz w:val="24"/>
            <w:lang w:val="en-US" w:eastAsia="zh-CN"/>
          </w:rPr>
          <w:t>分配</w:t>
        </w:r>
      </w:ins>
      <w:ins w:id="1689" w:author="Wei [2]" w:date="2026-05-23T15:02:56Z">
        <w:r>
          <w:rPr>
            <w:rFonts w:hint="eastAsia"/>
            <w:sz w:val="24"/>
            <w:lang w:val="en-US" w:eastAsia="zh-CN"/>
          </w:rPr>
          <w:t>带来</w:t>
        </w:r>
      </w:ins>
      <w:ins w:id="1690" w:author="Wei [2]" w:date="2026-05-23T15:02:59Z">
        <w:r>
          <w:rPr>
            <w:rFonts w:hint="eastAsia"/>
            <w:sz w:val="24"/>
            <w:lang w:val="en-US" w:eastAsia="zh-CN"/>
          </w:rPr>
          <w:t>突出</w:t>
        </w:r>
      </w:ins>
      <w:ins w:id="1691" w:author="Wei [2]" w:date="2026-05-23T15:03:07Z">
        <w:r>
          <w:rPr>
            <w:rFonts w:hint="eastAsia"/>
            <w:sz w:val="24"/>
            <w:lang w:val="en-US" w:eastAsia="zh-CN"/>
          </w:rPr>
          <w:t>的</w:t>
        </w:r>
      </w:ins>
      <w:ins w:id="1692" w:author="Wei [2]" w:date="2026-05-23T15:02:48Z">
        <w:r>
          <w:rPr>
            <w:rFonts w:hint="eastAsia"/>
            <w:sz w:val="24"/>
            <w:lang w:val="en-US" w:eastAsia="zh-CN"/>
          </w:rPr>
          <w:t>负面</w:t>
        </w:r>
      </w:ins>
      <w:ins w:id="1693" w:author="Wei [2]" w:date="2026-05-23T15:02:49Z">
        <w:r>
          <w:rPr>
            <w:rFonts w:hint="eastAsia"/>
            <w:sz w:val="24"/>
            <w:lang w:val="en-US" w:eastAsia="zh-CN"/>
          </w:rPr>
          <w:t>影响。</w:t>
        </w:r>
      </w:ins>
      <w:ins w:id="1694" w:author="Wei [2]" w:date="2026-05-23T15:03:16Z">
        <w:r>
          <w:rPr>
            <w:rFonts w:hint="eastAsia"/>
            <w:sz w:val="24"/>
          </w:rPr>
          <w:t>在矿产资源或市场资源丰富的利益密集型农村，混混群体要么通过控制选民自行竞选成为</w:t>
        </w:r>
      </w:ins>
      <w:ins w:id="1695" w:author="Wei [2]" w:date="2026-05-23T15:03:16Z">
        <w:r>
          <w:rPr>
            <w:rFonts w:hint="eastAsia"/>
            <w:color w:val="000000"/>
            <w:sz w:val="24"/>
          </w:rPr>
          <w:t>村</w:t>
        </w:r>
      </w:ins>
      <w:ins w:id="1696" w:author="Wei [2]" w:date="2026-05-23T15:03:16Z">
        <w:r>
          <w:rPr>
            <w:rFonts w:hint="eastAsia"/>
            <w:sz w:val="24"/>
          </w:rPr>
          <w:t>“两委”成员，要么与富豪群体合作成为村庄治理的执行者。</w:t>
        </w:r>
      </w:ins>
      <w:ins w:id="1697" w:author="Wei [2]" w:date="2026-05-23T15:03:16Z">
        <w:r>
          <w:rPr>
            <w:rStyle w:val="17"/>
            <w:rFonts w:hint="eastAsia"/>
            <w:sz w:val="24"/>
          </w:rPr>
          <w:footnoteReference w:id="57"/>
        </w:r>
      </w:ins>
      <w:commentRangeStart w:id="28"/>
      <w:commentRangeStart w:id="29"/>
      <w:r>
        <w:rPr>
          <w:rFonts w:hint="eastAsia"/>
          <w:sz w:val="24"/>
          <w:highlight w:val="yellow"/>
          <w:rPrChange w:id="1698" w:author="孙程姣" w:date="2026-05-08T16:01:00Z">
            <w:rPr>
              <w:rFonts w:hint="eastAsia"/>
              <w:sz w:val="24"/>
            </w:rPr>
          </w:rPrChange>
        </w:rPr>
        <w:t>欧博文</w:t>
      </w:r>
      <w:del w:id="1699" w:author="孙程姣" w:date="2026-05-08T16:00:00Z">
        <w:r>
          <w:rPr>
            <w:rFonts w:hint="eastAsia"/>
            <w:sz w:val="24"/>
            <w:highlight w:val="yellow"/>
            <w:rPrChange w:id="1700" w:author="孙程姣" w:date="2026-05-08T16:01:00Z">
              <w:rPr>
                <w:rFonts w:hint="eastAsia"/>
                <w:sz w:val="24"/>
              </w:rPr>
            </w:rPrChange>
          </w:rPr>
          <w:delText>、</w:delText>
        </w:r>
      </w:del>
      <w:ins w:id="1701" w:author="孙程姣" w:date="2026-05-08T16:00:00Z">
        <w:r>
          <w:rPr>
            <w:rFonts w:hint="eastAsia"/>
            <w:sz w:val="24"/>
            <w:highlight w:val="yellow"/>
            <w:rPrChange w:id="1702" w:author="孙程姣" w:date="2026-05-08T16:01:00Z">
              <w:rPr>
                <w:rFonts w:hint="eastAsia"/>
                <w:sz w:val="24"/>
              </w:rPr>
            </w:rPrChange>
          </w:rPr>
          <w:t>和</w:t>
        </w:r>
      </w:ins>
      <w:r>
        <w:rPr>
          <w:rFonts w:hint="eastAsia"/>
          <w:sz w:val="24"/>
          <w:highlight w:val="yellow"/>
          <w:rPrChange w:id="1703" w:author="孙程姣" w:date="2026-05-08T16:01:00Z">
            <w:rPr>
              <w:rFonts w:hint="eastAsia"/>
              <w:sz w:val="24"/>
            </w:rPr>
          </w:rPrChange>
        </w:rPr>
        <w:t>韩荣斌指出，黑灰势力对民主造成了直接威胁，他们通过恐吓、拉拢、威胁和许诺等方式获得村庄权力，并在权力行使中惯用暴力手段</w:t>
      </w:r>
      <w:ins w:id="1704" w:author="孙程姣" w:date="2026-05-08T16:01:00Z">
        <w:r>
          <w:rPr>
            <w:rFonts w:hint="eastAsia"/>
            <w:sz w:val="24"/>
            <w:highlight w:val="yellow"/>
            <w:rPrChange w:id="1705" w:author="孙程姣" w:date="2026-05-08T16:01:00Z">
              <w:rPr>
                <w:rFonts w:hint="eastAsia"/>
                <w:sz w:val="24"/>
              </w:rPr>
            </w:rPrChange>
          </w:rPr>
          <w:t>。</w:t>
        </w:r>
      </w:ins>
      <w:r>
        <w:rPr>
          <w:rStyle w:val="17"/>
          <w:sz w:val="24"/>
          <w:highlight w:val="yellow"/>
          <w:rPrChange w:id="1706" w:author="孙程姣" w:date="2026-05-08T16:01:00Z">
            <w:rPr>
              <w:rStyle w:val="17"/>
              <w:sz w:val="24"/>
            </w:rPr>
          </w:rPrChange>
        </w:rPr>
        <w:footnoteReference w:id="58"/>
      </w:r>
      <w:commentRangeEnd w:id="28"/>
      <w:r>
        <w:rPr>
          <w:rStyle w:val="16"/>
        </w:rPr>
        <w:commentReference w:id="28"/>
      </w:r>
      <w:commentRangeEnd w:id="29"/>
      <w:r>
        <w:commentReference w:id="29"/>
      </w:r>
      <w:del w:id="1707" w:author="Wei [2]" w:date="2026-05-23T15:03:16Z">
        <w:r>
          <w:rPr>
            <w:rFonts w:hint="eastAsia"/>
            <w:sz w:val="24"/>
          </w:rPr>
          <w:delText>。在矿产资源或市场资源丰富的利益密集型农村，混混群体要么通过控制选民自行竞选成为</w:delText>
        </w:r>
      </w:del>
      <w:del w:id="1708" w:author="Wei [2]" w:date="2026-05-23T15:03:16Z">
        <w:r>
          <w:rPr>
            <w:rFonts w:hint="eastAsia"/>
            <w:color w:val="000000"/>
            <w:sz w:val="24"/>
            <w:rPrChange w:id="1709" w:author="孙程姣" w:date="2026-05-11T14:29:00Z">
              <w:rPr>
                <w:rFonts w:hint="eastAsia"/>
                <w:sz w:val="24"/>
              </w:rPr>
            </w:rPrChange>
          </w:rPr>
          <w:delText>村</w:delText>
        </w:r>
      </w:del>
      <w:ins w:id="1711" w:author="孙程姣" w:date="2026-05-08T16:02:00Z">
        <w:del w:id="1712" w:author="Wei [2]" w:date="2026-05-23T15:03:16Z">
          <w:r>
            <w:rPr>
              <w:rFonts w:hint="eastAsia"/>
              <w:sz w:val="24"/>
            </w:rPr>
            <w:delText>“</w:delText>
          </w:r>
        </w:del>
      </w:ins>
      <w:del w:id="1713" w:author="Wei [2]" w:date="2026-05-23T15:03:16Z">
        <w:r>
          <w:rPr>
            <w:rFonts w:hint="eastAsia"/>
            <w:sz w:val="24"/>
          </w:rPr>
          <w:delText>两委</w:delText>
        </w:r>
      </w:del>
      <w:ins w:id="1714" w:author="孙程姣" w:date="2026-05-08T16:02:00Z">
        <w:del w:id="1715" w:author="Wei [2]" w:date="2026-05-23T15:03:16Z">
          <w:r>
            <w:rPr>
              <w:rFonts w:hint="eastAsia"/>
              <w:sz w:val="24"/>
            </w:rPr>
            <w:delText>”</w:delText>
          </w:r>
        </w:del>
      </w:ins>
      <w:del w:id="1716" w:author="Wei [2]" w:date="2026-05-23T15:03:16Z">
        <w:r>
          <w:rPr>
            <w:rFonts w:hint="eastAsia"/>
            <w:sz w:val="24"/>
          </w:rPr>
          <w:delText>成员，要么与富豪群体合作成为村庄治理的执行者</w:delText>
        </w:r>
      </w:del>
      <w:ins w:id="1717" w:author="孙程姣" w:date="2026-05-08T16:02:00Z">
        <w:del w:id="1718" w:author="Wei [2]" w:date="2026-05-23T15:03:16Z">
          <w:r>
            <w:rPr>
              <w:rFonts w:hint="eastAsia"/>
              <w:sz w:val="24"/>
            </w:rPr>
            <w:delText>。</w:delText>
          </w:r>
        </w:del>
      </w:ins>
      <w:del w:id="1719" w:author="Wei [2]" w:date="2026-05-23T15:03:16Z">
        <w:r>
          <w:rPr>
            <w:rStyle w:val="17"/>
            <w:rFonts w:hint="eastAsia"/>
            <w:sz w:val="24"/>
          </w:rPr>
          <w:footnoteReference w:id="59"/>
        </w:r>
      </w:del>
      <w:del w:id="1720" w:author="孙程姣" w:date="2026-05-08T16:02:00Z">
        <w:r>
          <w:rPr>
            <w:rFonts w:hint="eastAsia"/>
            <w:sz w:val="24"/>
          </w:rPr>
          <w:delText>。</w:delText>
        </w:r>
      </w:del>
      <w:r>
        <w:rPr>
          <w:rFonts w:hint="eastAsia"/>
          <w:sz w:val="24"/>
        </w:rPr>
        <w:t>随着国家项目资源向普通农村的倾斜，中西部普通农村近些年也出现村干部混混化的现象</w:t>
      </w:r>
      <w:del w:id="1721" w:author="Wei [2]" w:date="2026-05-23T15:03:37Z">
        <w:r>
          <w:rPr>
            <w:rFonts w:hint="eastAsia"/>
            <w:sz w:val="24"/>
          </w:rPr>
          <w:delText>，国家项目资源成为他们瓜分谋利的对象</w:delText>
        </w:r>
      </w:del>
      <w:r>
        <w:rPr>
          <w:rFonts w:hint="eastAsia"/>
          <w:sz w:val="24"/>
        </w:rPr>
        <w:t>。</w:t>
      </w:r>
      <w:commentRangeStart w:id="30"/>
      <w:r>
        <w:rPr>
          <w:sz w:val="24"/>
          <w:highlight w:val="yellow"/>
          <w:rPrChange w:id="1722" w:author="孙程姣" w:date="2026-05-08T16:03:00Z">
            <w:rPr>
              <w:sz w:val="24"/>
            </w:rPr>
          </w:rPrChange>
        </w:rPr>
        <w:t>201</w:t>
      </w:r>
      <w:ins w:id="1723" w:author="Wei [2]" w:date="2026-05-23T15:05:48Z">
        <w:r>
          <w:rPr>
            <w:rFonts w:hint="eastAsia"/>
            <w:sz w:val="24"/>
            <w:highlight w:val="yellow"/>
            <w:lang w:val="en-US" w:eastAsia="zh-CN"/>
          </w:rPr>
          <w:t>7</w:t>
        </w:r>
      </w:ins>
      <w:del w:id="1724" w:author="Wei [2]" w:date="2026-05-23T15:05:47Z">
        <w:r>
          <w:rPr>
            <w:sz w:val="24"/>
            <w:highlight w:val="yellow"/>
            <w:rPrChange w:id="1725" w:author="孙程姣" w:date="2026-05-08T16:03:00Z">
              <w:rPr>
                <w:sz w:val="24"/>
              </w:rPr>
            </w:rPrChange>
          </w:rPr>
          <w:delText>5</w:delText>
        </w:r>
      </w:del>
      <w:r>
        <w:rPr>
          <w:rFonts w:hint="eastAsia"/>
          <w:sz w:val="24"/>
          <w:highlight w:val="yellow"/>
          <w:rPrChange w:id="1727" w:author="孙程姣" w:date="2026-05-08T16:03:00Z">
            <w:rPr>
              <w:rFonts w:hint="eastAsia"/>
              <w:sz w:val="24"/>
            </w:rPr>
          </w:rPrChange>
        </w:rPr>
        <w:t>年，</w:t>
      </w:r>
      <w:ins w:id="1728" w:author="Wei [2]" w:date="2026-05-23T15:05:44Z">
        <w:r>
          <w:rPr>
            <w:rFonts w:hint="eastAsia"/>
            <w:sz w:val="24"/>
            <w:highlight w:val="yellow"/>
            <w:lang w:val="en-US" w:eastAsia="zh-CN"/>
          </w:rPr>
          <w:t>笔者</w:t>
        </w:r>
      </w:ins>
      <w:r>
        <w:rPr>
          <w:rFonts w:hint="eastAsia"/>
          <w:sz w:val="24"/>
          <w:highlight w:val="yellow"/>
          <w:rPrChange w:id="1729" w:author="孙程姣" w:date="2026-05-08T16:03:00Z">
            <w:rPr>
              <w:rFonts w:hint="eastAsia"/>
              <w:sz w:val="24"/>
            </w:rPr>
          </w:rPrChange>
        </w:rPr>
        <w:t>在</w:t>
      </w:r>
      <w:del w:id="1730" w:author="Wei [2]" w:date="2026-05-23T17:01:35Z">
        <w:r>
          <w:rPr>
            <w:rFonts w:hint="default"/>
            <w:sz w:val="24"/>
            <w:highlight w:val="yellow"/>
            <w:rPrChange w:id="1731" w:author="孙程姣" w:date="2026-05-08T16:03:00Z">
              <w:rPr>
                <w:rFonts w:hint="eastAsia"/>
                <w:sz w:val="24"/>
              </w:rPr>
            </w:rPrChange>
          </w:rPr>
          <w:delText>陕西关中</w:delText>
        </w:r>
      </w:del>
      <w:ins w:id="1733" w:author="Wei [2]" w:date="2026-05-23T17:01:35Z">
        <w:r>
          <w:rPr>
            <w:rFonts w:hint="eastAsia"/>
            <w:sz w:val="24"/>
            <w:highlight w:val="yellow"/>
            <w:lang w:eastAsia="zh-CN"/>
          </w:rPr>
          <w:t>S</w:t>
        </w:r>
      </w:ins>
      <w:ins w:id="1734" w:author="Wei [2]" w:date="2026-05-23T17:01:37Z">
        <w:r>
          <w:rPr>
            <w:rFonts w:hint="eastAsia"/>
            <w:sz w:val="24"/>
            <w:highlight w:val="yellow"/>
            <w:lang w:val="en-US" w:eastAsia="zh-CN"/>
          </w:rPr>
          <w:t>省</w:t>
        </w:r>
      </w:ins>
      <w:r>
        <w:rPr>
          <w:rFonts w:hint="eastAsia"/>
          <w:sz w:val="24"/>
          <w:highlight w:val="yellow"/>
          <w:rPrChange w:id="1735" w:author="孙程姣" w:date="2026-05-08T16:03:00Z">
            <w:rPr>
              <w:rFonts w:hint="eastAsia"/>
              <w:sz w:val="24"/>
            </w:rPr>
          </w:rPrChange>
        </w:rPr>
        <w:t>某村</w:t>
      </w:r>
      <w:ins w:id="1736" w:author="Wei [2]" w:date="2026-05-23T15:05:56Z">
        <w:r>
          <w:rPr>
            <w:rFonts w:hint="eastAsia"/>
            <w:sz w:val="24"/>
            <w:highlight w:val="yellow"/>
            <w:lang w:val="en-US" w:eastAsia="zh-CN"/>
          </w:rPr>
          <w:t>调查</w:t>
        </w:r>
      </w:ins>
      <w:ins w:id="1737" w:author="Wei [2]" w:date="2026-05-23T15:06:30Z">
        <w:r>
          <w:rPr>
            <w:rFonts w:hint="eastAsia"/>
            <w:sz w:val="24"/>
            <w:highlight w:val="yellow"/>
            <w:lang w:val="en-US" w:eastAsia="zh-CN"/>
          </w:rPr>
          <w:t>仍然</w:t>
        </w:r>
      </w:ins>
      <w:ins w:id="1738" w:author="Wei [2]" w:date="2026-05-23T15:05:57Z">
        <w:r>
          <w:rPr>
            <w:rFonts w:hint="eastAsia"/>
            <w:sz w:val="24"/>
            <w:highlight w:val="yellow"/>
            <w:lang w:val="en-US" w:eastAsia="zh-CN"/>
          </w:rPr>
          <w:t>发现</w:t>
        </w:r>
      </w:ins>
      <w:ins w:id="1739" w:author="Wei [2]" w:date="2026-05-23T15:05:58Z">
        <w:r>
          <w:rPr>
            <w:rFonts w:hint="eastAsia"/>
            <w:sz w:val="24"/>
            <w:highlight w:val="yellow"/>
            <w:lang w:val="en-US" w:eastAsia="zh-CN"/>
          </w:rPr>
          <w:t>，</w:t>
        </w:r>
      </w:ins>
      <w:ins w:id="1740" w:author="Wei [2]" w:date="2026-05-23T15:06:00Z">
        <w:r>
          <w:rPr>
            <w:rFonts w:hint="eastAsia"/>
            <w:sz w:val="24"/>
            <w:highlight w:val="yellow"/>
            <w:lang w:val="en-US" w:eastAsia="zh-CN"/>
          </w:rPr>
          <w:t>该村</w:t>
        </w:r>
      </w:ins>
      <w:ins w:id="1741" w:author="Wei [2]" w:date="2026-05-23T15:06:03Z">
        <w:r>
          <w:rPr>
            <w:rFonts w:hint="eastAsia"/>
            <w:sz w:val="24"/>
            <w:highlight w:val="yellow"/>
            <w:lang w:val="en-US" w:eastAsia="zh-CN"/>
          </w:rPr>
          <w:t>在2</w:t>
        </w:r>
      </w:ins>
      <w:ins w:id="1742" w:author="Wei [2]" w:date="2026-05-23T15:06:04Z">
        <w:r>
          <w:rPr>
            <w:rFonts w:hint="eastAsia"/>
            <w:sz w:val="24"/>
            <w:highlight w:val="yellow"/>
            <w:lang w:val="en-US" w:eastAsia="zh-CN"/>
          </w:rPr>
          <w:t>01</w:t>
        </w:r>
      </w:ins>
      <w:ins w:id="1743" w:author="Wei [2]" w:date="2026-05-23T15:06:05Z">
        <w:r>
          <w:rPr>
            <w:rFonts w:hint="eastAsia"/>
            <w:sz w:val="24"/>
            <w:highlight w:val="yellow"/>
            <w:lang w:val="en-US" w:eastAsia="zh-CN"/>
          </w:rPr>
          <w:t>5</w:t>
        </w:r>
      </w:ins>
      <w:ins w:id="1744" w:author="Wei [2]" w:date="2026-05-23T15:06:06Z">
        <w:r>
          <w:rPr>
            <w:rFonts w:hint="eastAsia"/>
            <w:sz w:val="24"/>
            <w:highlight w:val="yellow"/>
            <w:lang w:val="en-US" w:eastAsia="zh-CN"/>
          </w:rPr>
          <w:t>年</w:t>
        </w:r>
      </w:ins>
      <w:r>
        <w:rPr>
          <w:rFonts w:hint="eastAsia"/>
          <w:sz w:val="24"/>
          <w:highlight w:val="yellow"/>
          <w:rPrChange w:id="1745" w:author="孙程姣" w:date="2026-05-08T16:03:00Z">
            <w:rPr>
              <w:rFonts w:hint="eastAsia"/>
              <w:sz w:val="24"/>
            </w:rPr>
          </w:rPrChange>
        </w:rPr>
        <w:t>党支部换届</w:t>
      </w:r>
      <w:del w:id="1746" w:author="Wei [2]" w:date="2026-05-23T15:06:09Z">
        <w:r>
          <w:rPr>
            <w:rFonts w:hint="eastAsia"/>
            <w:sz w:val="24"/>
            <w:highlight w:val="yellow"/>
            <w:rPrChange w:id="1747" w:author="孙程姣" w:date="2026-05-08T16:03:00Z">
              <w:rPr>
                <w:rFonts w:hint="eastAsia"/>
                <w:sz w:val="24"/>
              </w:rPr>
            </w:rPrChange>
          </w:rPr>
          <w:delText>选举</w:delText>
        </w:r>
      </w:del>
      <w:r>
        <w:rPr>
          <w:rFonts w:hint="eastAsia"/>
          <w:sz w:val="24"/>
          <w:highlight w:val="yellow"/>
          <w:rPrChange w:id="1749" w:author="孙程姣" w:date="2026-05-08T16:03:00Z">
            <w:rPr>
              <w:rFonts w:hint="eastAsia"/>
              <w:sz w:val="24"/>
            </w:rPr>
          </w:rPrChange>
        </w:rPr>
        <w:t>中</w:t>
      </w:r>
      <w:ins w:id="1750" w:author="Wei [2]" w:date="2026-05-23T15:06:11Z">
        <w:r>
          <w:rPr>
            <w:rFonts w:hint="eastAsia"/>
            <w:sz w:val="24"/>
            <w:highlight w:val="yellow"/>
            <w:lang w:val="en-US" w:eastAsia="zh-CN"/>
          </w:rPr>
          <w:t>出现了</w:t>
        </w:r>
      </w:ins>
      <w:del w:id="1751" w:author="Wei [2]" w:date="2026-05-23T15:06:10Z">
        <w:r>
          <w:rPr>
            <w:rFonts w:hint="eastAsia"/>
            <w:sz w:val="24"/>
            <w:highlight w:val="yellow"/>
            <w:rPrChange w:id="1752" w:author="孙程姣" w:date="2026-05-08T16:03:00Z">
              <w:rPr>
                <w:rFonts w:hint="eastAsia"/>
                <w:sz w:val="24"/>
              </w:rPr>
            </w:rPrChange>
          </w:rPr>
          <w:delText>，</w:delText>
        </w:r>
      </w:del>
      <w:r>
        <w:rPr>
          <w:rFonts w:hint="eastAsia"/>
          <w:sz w:val="24"/>
          <w:highlight w:val="yellow"/>
          <w:rPrChange w:id="1754" w:author="孙程姣" w:date="2026-05-08T16:03:00Z">
            <w:rPr>
              <w:rFonts w:hint="eastAsia"/>
              <w:sz w:val="24"/>
            </w:rPr>
          </w:rPrChange>
        </w:rPr>
        <w:t>混混将选举会议室团团围住，并扬言“选不出（他们）理想的村支书，决不放一个人回家”</w:t>
      </w:r>
      <w:ins w:id="1755" w:author="Wei [2]" w:date="2026-05-23T15:06:20Z">
        <w:r>
          <w:rPr>
            <w:rFonts w:hint="eastAsia"/>
            <w:sz w:val="24"/>
            <w:highlight w:val="yellow"/>
            <w:lang w:val="en-US" w:eastAsia="zh-CN"/>
          </w:rPr>
          <w:t>的</w:t>
        </w:r>
      </w:ins>
      <w:ins w:id="1756" w:author="Wei [2]" w:date="2026-05-23T15:06:21Z">
        <w:r>
          <w:rPr>
            <w:rFonts w:hint="eastAsia"/>
            <w:sz w:val="24"/>
            <w:highlight w:val="yellow"/>
            <w:lang w:val="en-US" w:eastAsia="zh-CN"/>
          </w:rPr>
          <w:t>现象</w:t>
        </w:r>
      </w:ins>
      <w:r>
        <w:rPr>
          <w:rFonts w:hint="eastAsia"/>
          <w:sz w:val="24"/>
          <w:highlight w:val="yellow"/>
          <w:rPrChange w:id="1757" w:author="孙程姣" w:date="2026-05-08T16:03:00Z">
            <w:rPr>
              <w:rFonts w:hint="eastAsia"/>
              <w:sz w:val="24"/>
            </w:rPr>
          </w:rPrChange>
        </w:rPr>
        <w:t>。</w:t>
      </w:r>
      <w:commentRangeEnd w:id="30"/>
      <w:r>
        <w:rPr>
          <w:rStyle w:val="16"/>
        </w:rPr>
        <w:commentReference w:id="30"/>
      </w:r>
      <w:ins w:id="1758" w:author="Wei [2]" w:date="2026-05-23T15:06:51Z">
        <w:r>
          <w:rPr>
            <w:rStyle w:val="17"/>
          </w:rPr>
          <w:footnoteReference w:id="60"/>
        </w:r>
      </w:ins>
      <w:r>
        <w:rPr>
          <w:rFonts w:hint="eastAsia"/>
          <w:sz w:val="24"/>
        </w:rPr>
        <w:t>混混介入基层治理已成为不可忽视的现象。</w:t>
      </w:r>
    </w:p>
    <w:p w14:paraId="46544D0C">
      <w:pPr>
        <w:spacing w:line="324" w:lineRule="auto"/>
        <w:ind w:firstLine="480" w:firstLineChars="200"/>
        <w:rPr>
          <w:del w:id="1759" w:author="Wei [2]" w:date="2026-05-23T15:15:46Z"/>
          <w:sz w:val="24"/>
        </w:rPr>
      </w:pPr>
      <w:del w:id="1760" w:author="Wei [2]" w:date="2026-05-23T20:03:08Z">
        <w:commentRangeStart w:id="31"/>
        <w:r>
          <w:rPr>
            <w:rFonts w:hint="eastAsia"/>
            <w:sz w:val="24"/>
            <w:highlight w:val="yellow"/>
            <w:rPrChange w:id="1761" w:author="孙程姣" w:date="2026-05-08T16:03:00Z">
              <w:rPr>
                <w:rFonts w:hint="eastAsia"/>
                <w:sz w:val="24"/>
              </w:rPr>
            </w:rPrChange>
          </w:rPr>
          <w:delText>罗伯特·达尔</w:delText>
        </w:r>
        <w:commentRangeEnd w:id="31"/>
      </w:del>
      <w:del w:id="1763" w:author="Wei [2]" w:date="2026-05-23T20:03:08Z">
        <w:r>
          <w:rPr>
            <w:rStyle w:val="16"/>
          </w:rPr>
          <w:commentReference w:id="31"/>
        </w:r>
      </w:del>
      <w:del w:id="1764" w:author="Wei [2]" w:date="2026-05-23T20:03:08Z">
        <w:r>
          <w:rPr>
            <w:rFonts w:hint="eastAsia"/>
            <w:sz w:val="24"/>
          </w:rPr>
          <w:delText>指出，民主最强有力的对手是护卫者统治，即具有道德胜任力和工具胜任力的贤人治理，</w:delText>
        </w:r>
      </w:del>
      <w:ins w:id="1765" w:author="Wei" w:date="2025-05-22T20:16:00Z">
        <w:del w:id="1766" w:author="Wei [2]" w:date="2026-05-23T20:03:08Z">
          <w:r>
            <w:rPr>
              <w:rFonts w:hint="eastAsia"/>
              <w:sz w:val="24"/>
            </w:rPr>
            <w:delText>。</w:delText>
          </w:r>
        </w:del>
      </w:ins>
      <w:del w:id="1767" w:author="Wei [2]" w:date="2026-05-23T20:03:08Z">
        <w:r>
          <w:rPr>
            <w:rFonts w:hint="eastAsia"/>
            <w:sz w:val="24"/>
          </w:rPr>
          <w:delText>然而，因护卫者的权力不能得到有效控制，所以它不如民选官员</w:delText>
        </w:r>
      </w:del>
      <w:del w:id="1768" w:author="Wei [2]" w:date="2026-05-23T20:03:08Z">
        <w:r>
          <w:rPr>
            <w:rStyle w:val="17"/>
            <w:rFonts w:hint="eastAsia"/>
            <w:sz w:val="24"/>
          </w:rPr>
          <w:footnoteReference w:id="61"/>
        </w:r>
      </w:del>
      <w:del w:id="1769" w:author="Wei" w:date="2025-05-22T20:16:00Z">
        <w:r>
          <w:rPr>
            <w:rFonts w:hint="eastAsia"/>
            <w:sz w:val="24"/>
          </w:rPr>
          <w:delText>。</w:delText>
        </w:r>
      </w:del>
      <w:r>
        <w:rPr>
          <w:rFonts w:hint="eastAsia"/>
          <w:sz w:val="24"/>
        </w:rPr>
        <w:t>在某些地区，程序民主所要求的国家无干预的</w:t>
      </w:r>
      <w:del w:id="1770" w:author="Wei [2]" w:date="2026-05-23T15:14:53Z">
        <w:r>
          <w:rPr>
            <w:rFonts w:hint="eastAsia"/>
            <w:sz w:val="24"/>
          </w:rPr>
          <w:delText>自由</w:delText>
        </w:r>
      </w:del>
      <w:r>
        <w:rPr>
          <w:rFonts w:hint="eastAsia"/>
          <w:sz w:val="24"/>
        </w:rPr>
        <w:t>选举</w:t>
      </w:r>
      <w:del w:id="1771" w:author="Wei [2]" w:date="2026-05-23T15:14:57Z">
        <w:r>
          <w:rPr>
            <w:rFonts w:hint="eastAsia"/>
            <w:sz w:val="24"/>
          </w:rPr>
          <w:delText>却</w:delText>
        </w:r>
      </w:del>
      <w:r>
        <w:rPr>
          <w:rFonts w:hint="eastAsia"/>
          <w:sz w:val="24"/>
        </w:rPr>
        <w:t>遭到灰黑势力的侵扰，选民在胁迫情形下票选出的“不良”干部</w:t>
      </w:r>
      <w:ins w:id="1772" w:author="Wei" w:date="2025-05-22T20:16:00Z">
        <w:r>
          <w:rPr>
            <w:rFonts w:hint="eastAsia"/>
            <w:sz w:val="24"/>
          </w:rPr>
          <w:t>，正</w:t>
        </w:r>
      </w:ins>
      <w:del w:id="1773" w:author="Wei" w:date="2025-05-22T20:16:00Z">
        <w:r>
          <w:rPr>
            <w:rFonts w:hint="eastAsia"/>
            <w:sz w:val="24"/>
          </w:rPr>
          <w:delText>，难道不</w:delText>
        </w:r>
      </w:del>
      <w:r>
        <w:rPr>
          <w:rFonts w:hint="eastAsia"/>
          <w:sz w:val="24"/>
        </w:rPr>
        <w:t>是对选举民主的反讽</w:t>
      </w:r>
      <w:del w:id="1774" w:author="Wei" w:date="2025-05-22T20:16:00Z">
        <w:r>
          <w:rPr>
            <w:rFonts w:hint="eastAsia"/>
            <w:sz w:val="24"/>
          </w:rPr>
          <w:delText>吗</w:delText>
        </w:r>
      </w:del>
      <w:r>
        <w:rPr>
          <w:rFonts w:hint="eastAsia"/>
          <w:sz w:val="24"/>
        </w:rPr>
        <w:t>。有的县委书记对此感到无奈</w:t>
      </w:r>
      <w:ins w:id="1775" w:author="孙程姣" w:date="2026-05-08T16:04:00Z">
        <w:r>
          <w:rPr>
            <w:rFonts w:hint="eastAsia"/>
            <w:sz w:val="24"/>
          </w:rPr>
          <w:t>：</w:t>
        </w:r>
      </w:ins>
      <w:del w:id="1776" w:author="孙程姣" w:date="2026-05-08T16:04:00Z">
        <w:r>
          <w:rPr>
            <w:rFonts w:hint="eastAsia"/>
            <w:sz w:val="24"/>
          </w:rPr>
          <w:delText>，</w:delText>
        </w:r>
      </w:del>
      <w:r>
        <w:rPr>
          <w:rFonts w:hint="eastAsia"/>
          <w:sz w:val="24"/>
        </w:rPr>
        <w:t>“基层的治理手段还是单调了些，村</w:t>
      </w:r>
      <w:ins w:id="1777" w:author="孙程姣" w:date="2026-05-08T16:04:00Z">
        <w:r>
          <w:rPr>
            <w:rFonts w:hint="eastAsia"/>
            <w:sz w:val="24"/>
          </w:rPr>
          <w:t>‘</w:t>
        </w:r>
      </w:ins>
      <w:r>
        <w:rPr>
          <w:rFonts w:hint="eastAsia"/>
          <w:sz w:val="24"/>
        </w:rPr>
        <w:t>两委</w:t>
      </w:r>
      <w:ins w:id="1778" w:author="孙程姣" w:date="2026-05-08T16:04:00Z">
        <w:r>
          <w:rPr>
            <w:rFonts w:hint="eastAsia"/>
            <w:sz w:val="24"/>
          </w:rPr>
          <w:t>’</w:t>
        </w:r>
      </w:ins>
      <w:r>
        <w:rPr>
          <w:rFonts w:hint="eastAsia"/>
          <w:sz w:val="24"/>
        </w:rPr>
        <w:t>换届选举无可奈何，村支书还可控，对</w:t>
      </w:r>
      <w:ins w:id="1779" w:author="孙程姣" w:date="2026-05-11T12:54:00Z">
        <w:r>
          <w:rPr>
            <w:rFonts w:hint="eastAsia"/>
            <w:sz w:val="24"/>
          </w:rPr>
          <w:t>村民委员会主任</w:t>
        </w:r>
      </w:ins>
      <w:del w:id="1780" w:author="孙程姣" w:date="2026-05-11T12:54:00Z">
        <w:r>
          <w:rPr>
            <w:rFonts w:hint="eastAsia"/>
            <w:sz w:val="24"/>
          </w:rPr>
          <w:delText>村主任</w:delText>
        </w:r>
      </w:del>
      <w:r>
        <w:rPr>
          <w:rFonts w:hint="eastAsia"/>
          <w:sz w:val="24"/>
        </w:rPr>
        <w:t>的选举基本不可控。很多家族势力、恶势力卷入，村干部是他们选，我们还控制不了。”</w:t>
      </w:r>
      <w:r>
        <w:rPr>
          <w:rStyle w:val="17"/>
          <w:rFonts w:hint="eastAsia"/>
          <w:sz w:val="24"/>
        </w:rPr>
        <w:footnoteReference w:id="62"/>
      </w:r>
    </w:p>
    <w:p w14:paraId="56467D3A">
      <w:pPr>
        <w:spacing w:line="324" w:lineRule="auto"/>
        <w:ind w:firstLine="480" w:firstLineChars="200"/>
        <w:rPr>
          <w:sz w:val="24"/>
        </w:rPr>
      </w:pPr>
      <w:del w:id="1781" w:author="Wei [2]" w:date="2026-05-23T15:15:46Z">
        <w:r>
          <w:rPr>
            <w:rFonts w:hint="eastAsia"/>
            <w:sz w:val="24"/>
          </w:rPr>
          <w:delText>自由主义理论指导下的</w:delText>
        </w:r>
      </w:del>
      <w:r>
        <w:rPr>
          <w:rFonts w:hint="eastAsia"/>
          <w:sz w:val="24"/>
        </w:rPr>
        <w:t>竞争性选举民主为家族派系、富人、混混群体进入选举</w:t>
      </w:r>
      <w:del w:id="1782" w:author="Wei [2]" w:date="2026-05-23T15:15:57Z">
        <w:r>
          <w:rPr>
            <w:rFonts w:hint="eastAsia"/>
            <w:sz w:val="24"/>
          </w:rPr>
          <w:delText>流程</w:delText>
        </w:r>
      </w:del>
      <w:r>
        <w:rPr>
          <w:rFonts w:hint="eastAsia"/>
          <w:sz w:val="24"/>
        </w:rPr>
        <w:t>提供了机遇结构，</w:t>
      </w:r>
      <w:del w:id="1783" w:author="Wei" w:date="2025-05-22T20:17:00Z">
        <w:r>
          <w:rPr>
            <w:rFonts w:hint="eastAsia"/>
            <w:sz w:val="24"/>
          </w:rPr>
          <w:delText>继而</w:delText>
        </w:r>
      </w:del>
      <w:r>
        <w:rPr>
          <w:rFonts w:hint="eastAsia"/>
          <w:sz w:val="24"/>
        </w:rPr>
        <w:t>衍生</w:t>
      </w:r>
      <w:ins w:id="1784" w:author="Wei" w:date="2025-05-22T20:17:00Z">
        <w:r>
          <w:rPr>
            <w:rFonts w:hint="eastAsia"/>
            <w:sz w:val="24"/>
          </w:rPr>
          <w:t>出</w:t>
        </w:r>
      </w:ins>
      <w:r>
        <w:rPr>
          <w:rFonts w:hint="eastAsia"/>
          <w:sz w:val="24"/>
        </w:rPr>
        <w:t>的瘫痪村、寡头</w:t>
      </w:r>
      <w:r>
        <w:rPr>
          <w:rFonts w:hint="eastAsia"/>
          <w:color w:val="000000"/>
          <w:sz w:val="24"/>
          <w:rPrChange w:id="1785" w:author="孙程姣" w:date="2026-05-11T14:29:00Z">
            <w:rPr>
              <w:rFonts w:hint="eastAsia"/>
              <w:sz w:val="24"/>
            </w:rPr>
          </w:rPrChange>
        </w:rPr>
        <w:t>治</w:t>
      </w:r>
      <w:r>
        <w:rPr>
          <w:rFonts w:hint="eastAsia"/>
          <w:sz w:val="24"/>
        </w:rPr>
        <w:t>村、混混</w:t>
      </w:r>
      <w:r>
        <w:rPr>
          <w:rFonts w:hint="eastAsia"/>
          <w:color w:val="000000"/>
          <w:sz w:val="24"/>
          <w:rPrChange w:id="1786" w:author="孙程姣" w:date="2026-05-11T14:29:00Z">
            <w:rPr>
              <w:rFonts w:hint="eastAsia"/>
              <w:sz w:val="24"/>
            </w:rPr>
          </w:rPrChange>
        </w:rPr>
        <w:t>治村</w:t>
      </w:r>
      <w:r>
        <w:rPr>
          <w:rFonts w:hint="eastAsia"/>
          <w:sz w:val="24"/>
        </w:rPr>
        <w:t>现象</w:t>
      </w:r>
      <w:ins w:id="1787" w:author="Wei [2]" w:date="2026-05-23T15:16:11Z">
        <w:r>
          <w:rPr>
            <w:rFonts w:hint="eastAsia"/>
            <w:sz w:val="24"/>
            <w:lang w:eastAsia="zh-CN"/>
          </w:rPr>
          <w:t>，</w:t>
        </w:r>
      </w:ins>
      <w:r>
        <w:rPr>
          <w:rFonts w:hint="eastAsia"/>
          <w:sz w:val="24"/>
        </w:rPr>
        <w:t>恶化了基层治理</w:t>
      </w:r>
      <w:del w:id="1788" w:author="Wei" w:date="2025-05-22T20:17:00Z">
        <w:r>
          <w:rPr>
            <w:sz w:val="24"/>
          </w:rPr>
          <w:delText>环境</w:delText>
        </w:r>
      </w:del>
      <w:ins w:id="1789" w:author="Wei" w:date="2025-05-22T20:17:00Z">
        <w:r>
          <w:rPr>
            <w:rFonts w:hint="eastAsia"/>
            <w:sz w:val="24"/>
          </w:rPr>
          <w:t>生态</w:t>
        </w:r>
      </w:ins>
      <w:r>
        <w:rPr>
          <w:rFonts w:hint="eastAsia"/>
          <w:sz w:val="24"/>
        </w:rPr>
        <w:t>，加深了乡村干部和农民关于“频繁选举搞乱农村”的</w:t>
      </w:r>
      <w:del w:id="1790" w:author="Wei [2]" w:date="2026-05-23T15:16:20Z">
        <w:r>
          <w:rPr>
            <w:rFonts w:hint="default"/>
            <w:sz w:val="24"/>
            <w:lang w:val="en-US"/>
          </w:rPr>
          <w:delText>印象</w:delText>
        </w:r>
      </w:del>
      <w:ins w:id="1791" w:author="Wei [2]" w:date="2026-05-23T15:16:20Z">
        <w:r>
          <w:rPr>
            <w:rFonts w:hint="eastAsia"/>
            <w:sz w:val="24"/>
            <w:lang w:val="en-US" w:eastAsia="zh-CN"/>
          </w:rPr>
          <w:t>认识</w:t>
        </w:r>
      </w:ins>
      <w:r>
        <w:rPr>
          <w:rFonts w:hint="eastAsia"/>
          <w:sz w:val="24"/>
        </w:rPr>
        <w:t>。</w:t>
      </w:r>
    </w:p>
    <w:p w14:paraId="32804DA7">
      <w:pPr>
        <w:spacing w:line="324" w:lineRule="auto"/>
        <w:rPr>
          <w:del w:id="1792" w:author="Wei" w:date="2025-05-22T20:18:00Z"/>
          <w:rFonts w:hint="eastAsia" w:ascii="黑体" w:hAnsi="黑体" w:eastAsia="黑体" w:cs="黑体"/>
          <w:sz w:val="24"/>
        </w:rPr>
      </w:pPr>
      <w:del w:id="1793" w:author="Wei" w:date="2025-05-22T20:18:00Z">
        <w:r>
          <w:rPr>
            <w:rFonts w:hint="eastAsia" w:ascii="黑体" w:hAnsi="黑体" w:eastAsia="黑体" w:cs="黑体"/>
            <w:sz w:val="24"/>
          </w:rPr>
          <w:delText>（三）选举民主的制度性张力</w:delText>
        </w:r>
      </w:del>
    </w:p>
    <w:p w14:paraId="497274FD">
      <w:pPr>
        <w:spacing w:line="324" w:lineRule="auto"/>
        <w:ind w:firstLine="480" w:firstLineChars="200"/>
        <w:rPr>
          <w:del w:id="1794" w:author="Wei" w:date="2025-05-22T20:18:00Z"/>
          <w:sz w:val="24"/>
        </w:rPr>
      </w:pPr>
      <w:del w:id="1795" w:author="Wei" w:date="2025-05-22T20:18:00Z">
        <w:r>
          <w:rPr>
            <w:rFonts w:hint="eastAsia"/>
            <w:sz w:val="24"/>
          </w:rPr>
          <w:delText>长期以来，中央和省市政府对基层民主发展持积极支持态度，然而，政府制度供给是一个复杂的层级运作和多属性治理系统</w:delText>
        </w:r>
      </w:del>
      <w:del w:id="1796" w:author="Wei" w:date="2025-05-22T20:18:00Z">
        <w:r>
          <w:rPr>
            <w:rStyle w:val="17"/>
            <w:rFonts w:hint="eastAsia"/>
            <w:sz w:val="24"/>
          </w:rPr>
          <w:footnoteReference w:id="63"/>
        </w:r>
      </w:del>
      <w:del w:id="1797" w:author="Wei" w:date="2025-05-22T20:18:00Z">
        <w:r>
          <w:rPr>
            <w:rFonts w:hint="eastAsia"/>
            <w:sz w:val="24"/>
          </w:rPr>
          <w:delText>，县乡政府成为农村基层民主发展的决定性力量。作为政策执行者的县乡基层政府，因不同时期的中心工作变化而对基层民主采取不同态度。汲取型政权模式下，县乡政府为了完成税费征收、计划生育罚款等任务，对农村基层组织采取强控制模式，在基层民主上表现为过度干预；而在后税费时代，国家力量逐渐退出乡村社会，多数基层政府对农村民主发展采取放任态度。</w:delText>
        </w:r>
      </w:del>
    </w:p>
    <w:p w14:paraId="2886BC22">
      <w:pPr>
        <w:numPr>
          <w:ilvl w:val="0"/>
          <w:numId w:val="2"/>
        </w:numPr>
        <w:spacing w:line="324" w:lineRule="auto"/>
        <w:ind w:firstLine="482" w:firstLineChars="200"/>
        <w:outlineLvl w:val="2"/>
        <w:rPr>
          <w:del w:id="1798" w:author="Wei" w:date="2025-05-22T20:18:00Z"/>
          <w:b/>
          <w:bCs/>
          <w:sz w:val="24"/>
        </w:rPr>
      </w:pPr>
      <w:del w:id="1799" w:author="Wei" w:date="2025-05-22T20:18:00Z">
        <w:r>
          <w:rPr>
            <w:rFonts w:hint="eastAsia"/>
            <w:b/>
            <w:bCs/>
            <w:sz w:val="24"/>
          </w:rPr>
          <w:delText>税费时期政府对农村社会的强控制</w:delText>
        </w:r>
      </w:del>
    </w:p>
    <w:p w14:paraId="36D8AE4F">
      <w:pPr>
        <w:spacing w:line="324" w:lineRule="auto"/>
        <w:ind w:firstLine="480" w:firstLineChars="200"/>
        <w:rPr>
          <w:del w:id="1800" w:author="Wei" w:date="2025-05-22T20:18:00Z"/>
          <w:sz w:val="24"/>
        </w:rPr>
      </w:pPr>
      <w:del w:id="1801" w:author="Wei" w:date="2025-05-22T20:18:00Z">
        <w:r>
          <w:rPr>
            <w:rFonts w:hint="eastAsia"/>
            <w:sz w:val="24"/>
          </w:rPr>
          <w:delText>1980年代中后期以来，村民自主探索的民主自治实践备受中外学界和政策界关注，农村基层民主选举的程序、形式和参与规模在短期内取得明显进步。然而，1994年分税制改革加剧了中西部县级财政困境，随着政府汲取农村剩余力度的加大，县乡政府逐步加强了对村两委组织的控制以完成税费征收工作。</w:delText>
        </w:r>
      </w:del>
    </w:p>
    <w:p w14:paraId="10F52791">
      <w:pPr>
        <w:spacing w:line="324" w:lineRule="auto"/>
        <w:ind w:firstLine="480" w:firstLineChars="200"/>
        <w:rPr>
          <w:del w:id="1802" w:author="Wei" w:date="2025-05-22T20:18:00Z"/>
          <w:sz w:val="24"/>
        </w:rPr>
      </w:pPr>
      <w:del w:id="1803" w:author="Wei" w:date="2025-05-22T20:18:00Z">
        <w:r>
          <w:rPr>
            <w:rFonts w:hint="eastAsia"/>
            <w:sz w:val="24"/>
          </w:rPr>
          <w:delText>税费时期，乡政府对村（社会）的控制存在错位现象，某些领域干预过多而某些领域却出现了管理真空。这一时期，县乡政府的中心工作是催缴农业税费、执行计划生育政策，如果没有村干部的配合，以上两项工作绝无完成的可能。而若要村干部配合，政府就要从人、事、钱等方面对农村两委组织进行控制。在农村基层民主选举中，乡镇政府通常先指定候选人，然后再物色陪选人员，最后才走民主选举流程。彼时，农村选举程序尚不规范，往往是村干部端着票箱到各家各户收票。</w:delText>
        </w:r>
        <w:commentRangeStart w:id="32"/>
        <w:commentRangeStart w:id="33"/>
        <w:r>
          <w:rPr>
            <w:rFonts w:hint="eastAsia"/>
            <w:sz w:val="24"/>
          </w:rPr>
          <w:delText>而多数村民也不会认真对待选举权利，认为“选谁都一样”，甚至让前来收选票的村干部代写了之。除个别情况，农村选举出来的村委会干部与乡镇政府的意图保持高度一致。村干部为何愿意配合乡镇政府向农民催缴税费呢？除了默许村干部“搭车收费”外，乡镇政府还会以事业编制、子女当兵等机会激励村干部，乡村干部形成利益共同体。</w:delText>
        </w:r>
      </w:del>
    </w:p>
    <w:p w14:paraId="409675D5">
      <w:pPr>
        <w:spacing w:line="324" w:lineRule="auto"/>
        <w:ind w:firstLine="480" w:firstLineChars="200"/>
        <w:rPr>
          <w:del w:id="1804" w:author="Wei" w:date="2025-05-22T20:18:00Z"/>
          <w:sz w:val="24"/>
        </w:rPr>
      </w:pPr>
      <w:del w:id="1805" w:author="Wei" w:date="2025-05-22T20:18:00Z">
        <w:r>
          <w:rPr>
            <w:rFonts w:hint="eastAsia"/>
            <w:sz w:val="24"/>
          </w:rPr>
          <w:delText>税费时期，基层政府对村民自治组织采取了强控制，使得民主选举流于形式。同时也应看到，这一时期乡村干部是以“护卫者”角色回应农村社会需求的，他们在收取农业税费的过程中为农村社会提供了诸多公共品。</w:delText>
        </w:r>
        <w:commentRangeEnd w:id="32"/>
      </w:del>
      <w:del w:id="1806" w:author="Wei" w:date="2025-05-22T20:18:00Z">
        <w:r>
          <w:rPr/>
          <w:commentReference w:id="32"/>
        </w:r>
        <w:commentRangeEnd w:id="33"/>
      </w:del>
      <w:r>
        <w:commentReference w:id="33"/>
      </w:r>
    </w:p>
    <w:p w14:paraId="494CCBD5">
      <w:pPr>
        <w:numPr>
          <w:ilvl w:val="0"/>
          <w:numId w:val="2"/>
        </w:numPr>
        <w:spacing w:line="324" w:lineRule="auto"/>
        <w:ind w:firstLine="482" w:firstLineChars="200"/>
        <w:outlineLvl w:val="2"/>
        <w:rPr>
          <w:del w:id="1807" w:author="Wei" w:date="2025-05-22T20:18:00Z"/>
          <w:b/>
          <w:bCs/>
          <w:sz w:val="24"/>
        </w:rPr>
      </w:pPr>
      <w:del w:id="1808" w:author="Wei" w:date="2025-05-22T20:18:00Z">
        <w:r>
          <w:rPr>
            <w:rFonts w:hint="eastAsia"/>
            <w:b/>
            <w:bCs/>
            <w:sz w:val="24"/>
          </w:rPr>
          <w:delText>后税费时期的乡村自由民主</w:delText>
        </w:r>
      </w:del>
    </w:p>
    <w:p w14:paraId="1A985231">
      <w:pPr>
        <w:spacing w:line="324" w:lineRule="auto"/>
        <w:ind w:firstLine="480" w:firstLineChars="200"/>
        <w:rPr>
          <w:del w:id="1809" w:author="Wei" w:date="2025-05-22T20:18:00Z"/>
          <w:sz w:val="24"/>
        </w:rPr>
      </w:pPr>
      <w:del w:id="1810" w:author="Wei" w:date="2025-05-22T20:18:00Z">
        <w:r>
          <w:rPr>
            <w:rFonts w:hint="eastAsia"/>
            <w:sz w:val="24"/>
          </w:rPr>
          <w:delText>2006年，全国农业税费的全面取消深刻地影响了基层民主发展进程。国家转移支付力度的加大，缓解了中西部县市的财政紧张，而国家财政资金的“项目化”使得基层政府的中心工作从向下汲取变为向上“争资跑项”，基层政权不断“悬浮”，以税费汲取为纽带的乡村利益共同体解体，乡镇政府对农村村民自治组织的控制力度降低</w:delText>
        </w:r>
      </w:del>
      <w:del w:id="1811" w:author="Wei" w:date="2025-05-22T20:18:00Z">
        <w:r>
          <w:rPr>
            <w:rStyle w:val="17"/>
            <w:rFonts w:hint="eastAsia"/>
            <w:sz w:val="24"/>
          </w:rPr>
          <w:footnoteReference w:id="64"/>
        </w:r>
      </w:del>
      <w:del w:id="1812" w:author="Wei" w:date="2025-05-22T20:18:00Z">
        <w:r>
          <w:rPr>
            <w:rFonts w:hint="eastAsia"/>
            <w:sz w:val="24"/>
          </w:rPr>
          <w:delText>，基层民主进入相对自由的发展阶段。</w:delText>
        </w:r>
      </w:del>
    </w:p>
    <w:p w14:paraId="4A8957D9">
      <w:pPr>
        <w:spacing w:line="324" w:lineRule="auto"/>
        <w:ind w:firstLine="480" w:firstLineChars="200"/>
        <w:rPr>
          <w:del w:id="1813" w:author="Wei" w:date="2025-05-22T20:19:00Z"/>
          <w:sz w:val="24"/>
        </w:rPr>
      </w:pPr>
      <w:r>
        <w:rPr>
          <w:rFonts w:hint="eastAsia"/>
          <w:sz w:val="24"/>
        </w:rPr>
        <w:t>显然，基层民主的自由发展更加符合自由民主理论的社会中心论预设。然而，自由民主理论却忽略了社会强势群体对民主程序的干扰。</w:t>
      </w:r>
      <w:del w:id="1814" w:author="Wei" w:date="2025-05-22T20:19:00Z">
        <w:r>
          <w:rPr>
            <w:rFonts w:hint="eastAsia"/>
            <w:sz w:val="24"/>
          </w:rPr>
          <w:delText>如上所述，</w:delText>
        </w:r>
      </w:del>
      <w:r>
        <w:rPr>
          <w:rFonts w:hint="eastAsia"/>
          <w:sz w:val="24"/>
        </w:rPr>
        <w:t>后税费时代，随着国家权力逐步退出农村，混混等边缘群体</w:t>
      </w:r>
      <w:del w:id="1815" w:author="Wei [2]" w:date="2026-05-23T15:16:46Z">
        <w:r>
          <w:rPr>
            <w:rFonts w:hint="eastAsia"/>
            <w:sz w:val="24"/>
          </w:rPr>
          <w:delText>开始</w:delText>
        </w:r>
      </w:del>
      <w:r>
        <w:rPr>
          <w:rFonts w:hint="eastAsia"/>
          <w:sz w:val="24"/>
        </w:rPr>
        <w:t>崛起，富豪阶层积极竞争</w:t>
      </w:r>
      <w:r>
        <w:rPr>
          <w:rFonts w:hint="eastAsia"/>
          <w:color w:val="000000"/>
          <w:sz w:val="24"/>
          <w:rPrChange w:id="1816" w:author="孙程姣" w:date="2026-05-11T14:29:00Z">
            <w:rPr>
              <w:rFonts w:hint="eastAsia"/>
              <w:sz w:val="24"/>
            </w:rPr>
          </w:rPrChange>
        </w:rPr>
        <w:t>村</w:t>
      </w:r>
      <w:ins w:id="1817" w:author="孙程姣" w:date="2026-05-08T16:05:00Z">
        <w:r>
          <w:rPr>
            <w:rFonts w:hint="eastAsia"/>
            <w:sz w:val="24"/>
          </w:rPr>
          <w:t>“</w:t>
        </w:r>
      </w:ins>
      <w:r>
        <w:rPr>
          <w:rFonts w:hint="eastAsia"/>
          <w:sz w:val="24"/>
        </w:rPr>
        <w:t>两委</w:t>
      </w:r>
      <w:ins w:id="1818" w:author="孙程姣" w:date="2026-05-08T16:05:00Z">
        <w:r>
          <w:rPr>
            <w:rFonts w:hint="eastAsia"/>
            <w:sz w:val="24"/>
          </w:rPr>
          <w:t>”</w:t>
        </w:r>
      </w:ins>
      <w:r>
        <w:rPr>
          <w:rFonts w:hint="eastAsia"/>
          <w:sz w:val="24"/>
        </w:rPr>
        <w:t>职位，两者结合形成农村利益的新汲取</w:t>
      </w:r>
      <w:r>
        <w:rPr>
          <w:rFonts w:hint="eastAsia"/>
          <w:color w:val="000000"/>
          <w:sz w:val="24"/>
          <w:rPrChange w:id="1819" w:author="孙程姣" w:date="2026-05-11T14:29:00Z">
            <w:rPr>
              <w:rFonts w:hint="eastAsia"/>
              <w:sz w:val="24"/>
            </w:rPr>
          </w:rPrChange>
        </w:rPr>
        <w:t>者</w:t>
      </w:r>
      <w:r>
        <w:rPr>
          <w:rFonts w:hint="eastAsia"/>
          <w:sz w:val="24"/>
        </w:rPr>
        <w:t>，严重干扰基层民主发展</w:t>
      </w:r>
      <w:ins w:id="1820" w:author="孙程姣" w:date="2026-05-08T16:06:00Z">
        <w:r>
          <w:rPr>
            <w:rFonts w:hint="eastAsia"/>
            <w:sz w:val="24"/>
          </w:rPr>
          <w:t>。</w:t>
        </w:r>
      </w:ins>
      <w:r>
        <w:rPr>
          <w:rStyle w:val="17"/>
          <w:rFonts w:hint="eastAsia"/>
          <w:sz w:val="24"/>
        </w:rPr>
        <w:footnoteReference w:id="65"/>
      </w:r>
      <w:del w:id="1821" w:author="孙程姣" w:date="2026-05-08T16:06:00Z">
        <w:r>
          <w:rPr>
            <w:rFonts w:hint="eastAsia"/>
            <w:sz w:val="24"/>
          </w:rPr>
          <w:delText>。</w:delText>
        </w:r>
      </w:del>
      <w:r>
        <w:rPr>
          <w:rFonts w:hint="eastAsia"/>
          <w:sz w:val="24"/>
        </w:rPr>
        <w:t>国家退场导致村庄公共领域的规则瓦解，村民平等的“政治人”身份被剥离后，社会通过资本竞争而再次确立秩序</w:t>
      </w:r>
      <w:ins w:id="1822" w:author="孙程姣" w:date="2026-05-08T16:06:00Z">
        <w:r>
          <w:rPr>
            <w:rFonts w:hint="eastAsia"/>
            <w:sz w:val="24"/>
          </w:rPr>
          <w:t>。</w:t>
        </w:r>
      </w:ins>
      <w:r>
        <w:rPr>
          <w:rStyle w:val="17"/>
          <w:rFonts w:hint="eastAsia"/>
          <w:sz w:val="24"/>
        </w:rPr>
        <w:footnoteReference w:id="66"/>
      </w:r>
      <w:del w:id="1823" w:author="孙程姣" w:date="2026-05-08T16:06:00Z">
        <w:r>
          <w:rPr>
            <w:rFonts w:hint="eastAsia"/>
            <w:sz w:val="24"/>
          </w:rPr>
          <w:delText>。</w:delText>
        </w:r>
      </w:del>
      <w:del w:id="1824" w:author="Wei" w:date="2025-05-22T20:19:00Z">
        <w:r>
          <w:rPr>
            <w:rFonts w:hint="eastAsia"/>
            <w:sz w:val="24"/>
          </w:rPr>
          <w:delText>资本主导型民主政治以资本的“民主”代替了选民的“自由”，以新型社会自由竞争消解社会原有规则秩序。</w:delText>
        </w:r>
      </w:del>
    </w:p>
    <w:p w14:paraId="4A0F86B1">
      <w:pPr>
        <w:spacing w:line="324" w:lineRule="auto"/>
        <w:ind w:firstLine="480" w:firstLineChars="200"/>
        <w:rPr>
          <w:sz w:val="24"/>
        </w:rPr>
      </w:pPr>
      <w:r>
        <w:rPr>
          <w:rFonts w:hint="eastAsia"/>
          <w:sz w:val="24"/>
        </w:rPr>
        <w:t>为了实现短期行政目的，</w:t>
      </w:r>
      <w:ins w:id="1825" w:author="Wei" w:date="2025-05-22T20:20:00Z">
        <w:r>
          <w:rPr>
            <w:rFonts w:hint="eastAsia"/>
            <w:sz w:val="24"/>
          </w:rPr>
          <w:t>有的</w:t>
        </w:r>
      </w:ins>
      <w:del w:id="1826" w:author="Wei" w:date="2025-05-22T20:20:00Z">
        <w:r>
          <w:rPr>
            <w:sz w:val="24"/>
          </w:rPr>
          <w:delText>基层</w:delText>
        </w:r>
      </w:del>
      <w:ins w:id="1827" w:author="Wei" w:date="2025-05-22T20:20:00Z">
        <w:r>
          <w:rPr>
            <w:rFonts w:hint="eastAsia"/>
            <w:sz w:val="24"/>
          </w:rPr>
          <w:t>地方</w:t>
        </w:r>
      </w:ins>
      <w:r>
        <w:rPr>
          <w:rFonts w:hint="eastAsia"/>
          <w:sz w:val="24"/>
        </w:rPr>
        <w:t>政府</w:t>
      </w:r>
      <w:del w:id="1828" w:author="Wei" w:date="2025-05-22T20:20:00Z">
        <w:r>
          <w:rPr>
            <w:rFonts w:hint="eastAsia"/>
            <w:sz w:val="24"/>
          </w:rPr>
          <w:delText>往往</w:delText>
        </w:r>
      </w:del>
      <w:r>
        <w:rPr>
          <w:rFonts w:hint="eastAsia"/>
          <w:sz w:val="24"/>
        </w:rPr>
        <w:t>对富人治村、混混</w:t>
      </w:r>
      <w:r>
        <w:rPr>
          <w:rFonts w:hint="eastAsia"/>
          <w:color w:val="000000"/>
          <w:sz w:val="24"/>
          <w:rPrChange w:id="1829" w:author="孙程姣" w:date="2026-05-11T14:29:00Z">
            <w:rPr>
              <w:rFonts w:hint="eastAsia"/>
              <w:sz w:val="24"/>
            </w:rPr>
          </w:rPrChange>
        </w:rPr>
        <w:t>治村</w:t>
      </w:r>
      <w:r>
        <w:rPr>
          <w:rFonts w:hint="eastAsia"/>
          <w:sz w:val="24"/>
        </w:rPr>
        <w:t>采取放任不管或加以利用的态度，</w:t>
      </w:r>
      <w:ins w:id="1830" w:author="Wei" w:date="2025-05-22T20:20:00Z">
        <w:r>
          <w:rPr>
            <w:rFonts w:hint="eastAsia"/>
            <w:sz w:val="24"/>
          </w:rPr>
          <w:t>进一步</w:t>
        </w:r>
      </w:ins>
      <w:del w:id="1831" w:author="Wei" w:date="2025-05-22T20:20:00Z">
        <w:r>
          <w:rPr>
            <w:rFonts w:hint="eastAsia"/>
            <w:sz w:val="24"/>
          </w:rPr>
          <w:delText>这进一步凸显了政府在基层民主发展中的行为复杂性。然而，民主选举出来的混混/富豪村干部，对公共资源的攫取、政治权威的稀释、民主权利的忽视，在深层次上</w:delText>
        </w:r>
      </w:del>
      <w:r>
        <w:rPr>
          <w:rFonts w:hint="eastAsia"/>
          <w:sz w:val="24"/>
        </w:rPr>
        <w:t>削弱了基层民主治理的社会基础。</w:t>
      </w:r>
    </w:p>
    <w:p w14:paraId="3D5BE7EC">
      <w:pPr>
        <w:spacing w:before="312" w:beforeLines="100" w:after="312" w:afterLines="100" w:line="324" w:lineRule="auto"/>
        <w:jc w:val="center"/>
        <w:outlineLvl w:val="0"/>
        <w:rPr>
          <w:rFonts w:hint="eastAsia" w:ascii="黑体" w:hAnsi="黑体" w:eastAsia="黑体"/>
          <w:sz w:val="28"/>
          <w:szCs w:val="28"/>
        </w:rPr>
      </w:pPr>
      <w:r>
        <w:rPr>
          <w:rFonts w:hint="eastAsia" w:ascii="黑体" w:hAnsi="黑体" w:eastAsia="黑体"/>
          <w:sz w:val="28"/>
          <w:szCs w:val="28"/>
        </w:rPr>
        <w:t>三、过程优化：基层民主</w:t>
      </w:r>
      <w:del w:id="1832" w:author="Wei" w:date="2025-05-22T21:23:00Z">
        <w:r>
          <w:rPr>
            <w:rFonts w:ascii="黑体" w:hAnsi="黑体" w:eastAsia="黑体"/>
            <w:sz w:val="28"/>
            <w:szCs w:val="28"/>
          </w:rPr>
          <w:delText>实现</w:delText>
        </w:r>
      </w:del>
      <w:ins w:id="1833" w:author="Wei" w:date="2025-05-22T21:23:00Z">
        <w:r>
          <w:rPr>
            <w:rFonts w:hint="eastAsia" w:ascii="黑体" w:hAnsi="黑体" w:eastAsia="黑体"/>
            <w:sz w:val="28"/>
            <w:szCs w:val="28"/>
          </w:rPr>
          <w:t>选举</w:t>
        </w:r>
      </w:ins>
      <w:del w:id="1834" w:author="Wei" w:date="2025-05-22T20:49:00Z">
        <w:r>
          <w:rPr>
            <w:rFonts w:hint="eastAsia" w:ascii="黑体" w:hAnsi="黑体" w:eastAsia="黑体"/>
            <w:sz w:val="28"/>
            <w:szCs w:val="28"/>
          </w:rPr>
          <w:delText>程序</w:delText>
        </w:r>
      </w:del>
      <w:r>
        <w:rPr>
          <w:rFonts w:hint="eastAsia" w:ascii="黑体" w:hAnsi="黑体" w:eastAsia="黑体"/>
          <w:sz w:val="28"/>
          <w:szCs w:val="28"/>
        </w:rPr>
        <w:t>的</w:t>
      </w:r>
      <w:ins w:id="1835" w:author="Wei" w:date="2025-05-22T20:49:00Z">
        <w:r>
          <w:rPr>
            <w:rFonts w:hint="eastAsia" w:ascii="黑体" w:hAnsi="黑体" w:eastAsia="黑体"/>
            <w:sz w:val="28"/>
            <w:szCs w:val="28"/>
          </w:rPr>
          <w:t>程序</w:t>
        </w:r>
      </w:ins>
      <w:del w:id="1836" w:author="Wei" w:date="2025-05-22T20:49:00Z">
        <w:r>
          <w:rPr>
            <w:rFonts w:hint="eastAsia" w:ascii="黑体" w:hAnsi="黑体" w:eastAsia="黑体"/>
            <w:sz w:val="28"/>
            <w:szCs w:val="28"/>
          </w:rPr>
          <w:delText>机制</w:delText>
        </w:r>
      </w:del>
      <w:r>
        <w:rPr>
          <w:rFonts w:hint="eastAsia" w:ascii="黑体" w:hAnsi="黑体" w:eastAsia="黑体"/>
          <w:sz w:val="28"/>
          <w:szCs w:val="28"/>
        </w:rPr>
        <w:t>调适</w:t>
      </w:r>
    </w:p>
    <w:p w14:paraId="22DE10C7">
      <w:pPr>
        <w:spacing w:line="324" w:lineRule="auto"/>
        <w:ind w:firstLine="480" w:firstLineChars="200"/>
        <w:rPr>
          <w:sz w:val="24"/>
        </w:rPr>
      </w:pPr>
      <w:r>
        <w:rPr>
          <w:rFonts w:hint="eastAsia"/>
          <w:sz w:val="24"/>
        </w:rPr>
        <w:t>在建设现代国家进程中，各国民主发展的终极取向基本相同，但因国情有别，各国民主发展的具体形态和内在结构也必然各不相同</w:t>
      </w:r>
      <w:ins w:id="1837" w:author="孙程姣" w:date="2026-05-11T10:50:00Z">
        <w:r>
          <w:rPr>
            <w:rFonts w:hint="eastAsia"/>
            <w:sz w:val="24"/>
          </w:rPr>
          <w:t>。</w:t>
        </w:r>
      </w:ins>
      <w:r>
        <w:rPr>
          <w:rStyle w:val="17"/>
          <w:rFonts w:hint="eastAsia"/>
          <w:sz w:val="24"/>
        </w:rPr>
        <w:footnoteReference w:id="67"/>
      </w:r>
      <w:ins w:id="1838" w:author="Wei [2]" w:date="2026-05-23T15:43:13Z">
        <w:r>
          <w:rPr>
            <w:rFonts w:hint="eastAsia"/>
            <w:sz w:val="24"/>
            <w:lang w:val="en-US" w:eastAsia="zh-CN"/>
          </w:rPr>
          <w:t>针对</w:t>
        </w:r>
      </w:ins>
      <w:ins w:id="1839" w:author="Wei [2]" w:date="2026-05-23T15:43:39Z">
        <w:r>
          <w:rPr>
            <w:rFonts w:hint="eastAsia"/>
            <w:sz w:val="24"/>
            <w:lang w:val="en-US" w:eastAsia="zh-CN"/>
          </w:rPr>
          <w:t>村</w:t>
        </w:r>
      </w:ins>
      <w:ins w:id="1840" w:author="Wei [2]" w:date="2026-05-23T15:43:45Z">
        <w:r>
          <w:rPr>
            <w:rFonts w:hint="eastAsia"/>
            <w:sz w:val="24"/>
            <w:lang w:val="en-US" w:eastAsia="zh-CN"/>
          </w:rPr>
          <w:t>（</w:t>
        </w:r>
      </w:ins>
      <w:ins w:id="1841" w:author="Wei [2]" w:date="2026-05-23T15:43:47Z">
        <w:r>
          <w:rPr>
            <w:rFonts w:hint="eastAsia"/>
            <w:sz w:val="24"/>
            <w:lang w:val="en-US" w:eastAsia="zh-CN"/>
          </w:rPr>
          <w:t>居</w:t>
        </w:r>
      </w:ins>
      <w:ins w:id="1842" w:author="Wei [2]" w:date="2026-05-23T15:43:45Z">
        <w:r>
          <w:rPr>
            <w:rFonts w:hint="eastAsia"/>
            <w:sz w:val="24"/>
            <w:lang w:val="en-US" w:eastAsia="zh-CN"/>
          </w:rPr>
          <w:t>）</w:t>
        </w:r>
      </w:ins>
      <w:ins w:id="1843" w:author="Wei [2]" w:date="2026-05-23T15:43:42Z">
        <w:r>
          <w:rPr>
            <w:rFonts w:hint="eastAsia"/>
            <w:sz w:val="24"/>
            <w:lang w:val="en-US" w:eastAsia="zh-CN"/>
          </w:rPr>
          <w:t>民</w:t>
        </w:r>
      </w:ins>
      <w:ins w:id="1844" w:author="Wei [2]" w:date="2026-05-23T15:43:30Z">
        <w:r>
          <w:rPr>
            <w:rFonts w:hint="eastAsia"/>
            <w:sz w:val="24"/>
            <w:lang w:val="en-US" w:eastAsia="zh-CN"/>
          </w:rPr>
          <w:t>选举</w:t>
        </w:r>
      </w:ins>
      <w:ins w:id="1845" w:author="Wei [2]" w:date="2026-05-23T15:44:04Z">
        <w:r>
          <w:rPr>
            <w:rFonts w:hint="eastAsia"/>
            <w:sz w:val="24"/>
            <w:lang w:val="en-US" w:eastAsia="zh-CN"/>
          </w:rPr>
          <w:t>和</w:t>
        </w:r>
      </w:ins>
      <w:ins w:id="1846" w:author="Wei [2]" w:date="2026-05-23T15:46:08Z">
        <w:r>
          <w:rPr>
            <w:rFonts w:hint="eastAsia"/>
            <w:sz w:val="24"/>
            <w:lang w:val="en-US" w:eastAsia="zh-CN"/>
          </w:rPr>
          <w:t>村</w:t>
        </w:r>
      </w:ins>
      <w:ins w:id="1847" w:author="Wei [2]" w:date="2026-05-23T15:47:15Z">
        <w:r>
          <w:rPr>
            <w:rFonts w:hint="eastAsia"/>
            <w:sz w:val="24"/>
            <w:lang w:val="en-US" w:eastAsia="zh-CN"/>
          </w:rPr>
          <w:t>（</w:t>
        </w:r>
      </w:ins>
      <w:ins w:id="1848" w:author="Wei [2]" w:date="2026-05-23T15:47:17Z">
        <w:r>
          <w:rPr>
            <w:rFonts w:hint="eastAsia"/>
            <w:sz w:val="24"/>
            <w:lang w:val="en-US" w:eastAsia="zh-CN"/>
          </w:rPr>
          <w:t>居</w:t>
        </w:r>
      </w:ins>
      <w:ins w:id="1849" w:author="Wei [2]" w:date="2026-05-23T15:47:15Z">
        <w:r>
          <w:rPr>
            <w:rFonts w:hint="eastAsia"/>
            <w:sz w:val="24"/>
            <w:lang w:val="en-US" w:eastAsia="zh-CN"/>
          </w:rPr>
          <w:t>）</w:t>
        </w:r>
      </w:ins>
      <w:ins w:id="1850" w:author="Wei [2]" w:date="2026-05-23T15:46:12Z">
        <w:r>
          <w:rPr>
            <w:rFonts w:hint="eastAsia"/>
            <w:sz w:val="24"/>
            <w:lang w:val="en-US" w:eastAsia="zh-CN"/>
          </w:rPr>
          <w:t>“</w:t>
        </w:r>
      </w:ins>
      <w:ins w:id="1851" w:author="Wei [2]" w:date="2026-05-23T15:46:13Z">
        <w:r>
          <w:rPr>
            <w:rFonts w:hint="eastAsia"/>
            <w:sz w:val="24"/>
            <w:lang w:val="en-US" w:eastAsia="zh-CN"/>
          </w:rPr>
          <w:t>两委</w:t>
        </w:r>
      </w:ins>
      <w:ins w:id="1852" w:author="Wei [2]" w:date="2026-05-23T15:46:12Z">
        <w:r>
          <w:rPr>
            <w:rFonts w:hint="eastAsia"/>
            <w:sz w:val="24"/>
            <w:lang w:val="en-US" w:eastAsia="zh-CN"/>
          </w:rPr>
          <w:t>”</w:t>
        </w:r>
      </w:ins>
      <w:ins w:id="1853" w:author="Wei [2]" w:date="2026-05-23T15:44:05Z">
        <w:r>
          <w:rPr>
            <w:rFonts w:hint="eastAsia"/>
            <w:sz w:val="24"/>
            <w:lang w:val="en-US" w:eastAsia="zh-CN"/>
          </w:rPr>
          <w:t>组织</w:t>
        </w:r>
      </w:ins>
      <w:ins w:id="1854" w:author="Wei [2]" w:date="2026-05-23T15:46:26Z">
        <w:r>
          <w:rPr>
            <w:rFonts w:hint="eastAsia"/>
            <w:sz w:val="24"/>
            <w:lang w:val="en-US" w:eastAsia="zh-CN"/>
          </w:rPr>
          <w:t>运行</w:t>
        </w:r>
      </w:ins>
      <w:ins w:id="1855" w:author="Wei [2]" w:date="2026-05-23T15:44:29Z">
        <w:r>
          <w:rPr>
            <w:rFonts w:hint="eastAsia"/>
            <w:sz w:val="24"/>
            <w:lang w:val="en-US" w:eastAsia="zh-CN"/>
          </w:rPr>
          <w:t>存在</w:t>
        </w:r>
      </w:ins>
      <w:ins w:id="1856" w:author="Wei [2]" w:date="2026-05-23T15:43:19Z">
        <w:r>
          <w:rPr>
            <w:rFonts w:hint="eastAsia"/>
            <w:sz w:val="24"/>
            <w:lang w:val="en-US" w:eastAsia="zh-CN"/>
          </w:rPr>
          <w:t>的</w:t>
        </w:r>
      </w:ins>
      <w:ins w:id="1857" w:author="Wei [2]" w:date="2026-05-23T15:43:20Z">
        <w:r>
          <w:rPr>
            <w:rFonts w:hint="eastAsia"/>
            <w:sz w:val="24"/>
            <w:lang w:val="en-US" w:eastAsia="zh-CN"/>
          </w:rPr>
          <w:t>问题</w:t>
        </w:r>
      </w:ins>
      <w:ins w:id="1858" w:author="Wei [2]" w:date="2026-05-23T15:43:21Z">
        <w:r>
          <w:rPr>
            <w:rFonts w:hint="eastAsia"/>
            <w:sz w:val="24"/>
            <w:lang w:val="en-US" w:eastAsia="zh-CN"/>
          </w:rPr>
          <w:t>，</w:t>
        </w:r>
      </w:ins>
      <w:ins w:id="1859" w:author="Wei [2]" w:date="2026-05-23T15:44:40Z">
        <w:r>
          <w:rPr>
            <w:rFonts w:hint="eastAsia"/>
            <w:sz w:val="24"/>
            <w:lang w:val="en-US" w:eastAsia="zh-CN"/>
          </w:rPr>
          <w:t>党中央</w:t>
        </w:r>
      </w:ins>
      <w:ins w:id="1860" w:author="Wei [2]" w:date="2026-05-23T15:44:42Z">
        <w:r>
          <w:rPr>
            <w:rFonts w:hint="eastAsia"/>
            <w:sz w:val="24"/>
            <w:lang w:val="en-US" w:eastAsia="zh-CN"/>
          </w:rPr>
          <w:t>和</w:t>
        </w:r>
      </w:ins>
      <w:ins w:id="1861" w:author="Wei [2]" w:date="2026-05-23T15:44:43Z">
        <w:r>
          <w:rPr>
            <w:rFonts w:hint="eastAsia"/>
            <w:sz w:val="24"/>
            <w:lang w:val="en-US" w:eastAsia="zh-CN"/>
          </w:rPr>
          <w:t>地方</w:t>
        </w:r>
      </w:ins>
      <w:ins w:id="1862" w:author="Wei [2]" w:date="2026-05-23T15:44:44Z">
        <w:r>
          <w:rPr>
            <w:rFonts w:hint="eastAsia"/>
            <w:sz w:val="24"/>
            <w:lang w:val="en-US" w:eastAsia="zh-CN"/>
          </w:rPr>
          <w:t>党委</w:t>
        </w:r>
      </w:ins>
      <w:ins w:id="1863" w:author="Wei [2]" w:date="2026-05-23T15:45:37Z">
        <w:r>
          <w:rPr>
            <w:rFonts w:hint="eastAsia"/>
            <w:sz w:val="24"/>
            <w:lang w:val="en-US" w:eastAsia="zh-CN"/>
          </w:rPr>
          <w:t>加强了</w:t>
        </w:r>
      </w:ins>
      <w:ins w:id="1864" w:author="Wei [2]" w:date="2026-05-23T15:45:40Z">
        <w:r>
          <w:rPr>
            <w:rFonts w:hint="eastAsia"/>
            <w:sz w:val="24"/>
            <w:lang w:val="en-US" w:eastAsia="zh-CN"/>
          </w:rPr>
          <w:t>基层</w:t>
        </w:r>
      </w:ins>
      <w:ins w:id="1865" w:author="Wei [2]" w:date="2026-05-23T15:45:41Z">
        <w:r>
          <w:rPr>
            <w:rFonts w:hint="eastAsia"/>
            <w:sz w:val="24"/>
            <w:lang w:val="en-US" w:eastAsia="zh-CN"/>
          </w:rPr>
          <w:t>民主</w:t>
        </w:r>
      </w:ins>
      <w:ins w:id="1866" w:author="Wei [2]" w:date="2026-05-23T15:46:41Z">
        <w:r>
          <w:rPr>
            <w:rFonts w:hint="eastAsia"/>
            <w:sz w:val="24"/>
            <w:lang w:val="en-US" w:eastAsia="zh-CN"/>
          </w:rPr>
          <w:t>自治</w:t>
        </w:r>
      </w:ins>
      <w:ins w:id="1867" w:author="Wei [2]" w:date="2026-05-23T15:45:42Z">
        <w:r>
          <w:rPr>
            <w:rFonts w:hint="eastAsia"/>
            <w:sz w:val="24"/>
            <w:lang w:val="en-US" w:eastAsia="zh-CN"/>
          </w:rPr>
          <w:t>的</w:t>
        </w:r>
      </w:ins>
      <w:ins w:id="1868" w:author="Wei [2]" w:date="2026-05-23T15:44:46Z">
        <w:r>
          <w:rPr>
            <w:rFonts w:hint="eastAsia"/>
            <w:sz w:val="24"/>
            <w:lang w:val="en-US" w:eastAsia="zh-CN"/>
          </w:rPr>
          <w:t>制度</w:t>
        </w:r>
      </w:ins>
      <w:ins w:id="1869" w:author="Wei [2]" w:date="2026-05-23T15:44:52Z">
        <w:r>
          <w:rPr>
            <w:rFonts w:hint="eastAsia"/>
            <w:sz w:val="24"/>
            <w:lang w:val="en-US" w:eastAsia="zh-CN"/>
          </w:rPr>
          <w:t>供给</w:t>
        </w:r>
      </w:ins>
      <w:ins w:id="1870" w:author="Wei [2]" w:date="2026-05-23T15:45:15Z">
        <w:r>
          <w:rPr>
            <w:rFonts w:hint="eastAsia"/>
            <w:sz w:val="24"/>
            <w:lang w:val="en-US" w:eastAsia="zh-CN"/>
          </w:rPr>
          <w:t>和</w:t>
        </w:r>
      </w:ins>
      <w:ins w:id="1871" w:author="Wei [2]" w:date="2026-05-23T15:45:16Z">
        <w:r>
          <w:rPr>
            <w:rFonts w:hint="eastAsia"/>
            <w:sz w:val="24"/>
            <w:lang w:val="en-US" w:eastAsia="zh-CN"/>
          </w:rPr>
          <w:t>组织</w:t>
        </w:r>
      </w:ins>
      <w:ins w:id="1872" w:author="Wei [2]" w:date="2026-05-23T15:45:22Z">
        <w:r>
          <w:rPr>
            <w:rFonts w:hint="eastAsia"/>
            <w:sz w:val="24"/>
            <w:lang w:val="en-US" w:eastAsia="zh-CN"/>
          </w:rPr>
          <w:t>协调</w:t>
        </w:r>
      </w:ins>
      <w:ins w:id="1873" w:author="Wei [2]" w:date="2026-05-23T15:45:46Z">
        <w:r>
          <w:rPr>
            <w:rFonts w:hint="eastAsia"/>
            <w:sz w:val="24"/>
            <w:lang w:val="en-US" w:eastAsia="zh-CN"/>
          </w:rPr>
          <w:t>。</w:t>
        </w:r>
      </w:ins>
      <w:ins w:id="1874" w:author="Wei [2]" w:date="2026-05-23T15:22:43Z">
        <w:r>
          <w:rPr>
            <w:rFonts w:hint="eastAsia"/>
            <w:sz w:val="24"/>
            <w:lang w:val="en-US" w:eastAsia="zh-CN"/>
          </w:rPr>
          <w:t>2018</w:t>
        </w:r>
      </w:ins>
      <w:ins w:id="1875" w:author="Wei [2]" w:date="2026-05-23T15:22:44Z">
        <w:r>
          <w:rPr>
            <w:rFonts w:hint="eastAsia"/>
            <w:sz w:val="24"/>
            <w:lang w:val="en-US" w:eastAsia="zh-CN"/>
          </w:rPr>
          <w:t>年</w:t>
        </w:r>
      </w:ins>
      <w:ins w:id="1876" w:author="Wei [2]" w:date="2026-05-23T15:23:30Z">
        <w:r>
          <w:rPr>
            <w:rFonts w:hint="eastAsia"/>
            <w:sz w:val="24"/>
            <w:lang w:val="en-US" w:eastAsia="zh-CN"/>
          </w:rPr>
          <w:t>中共</w:t>
        </w:r>
      </w:ins>
      <w:ins w:id="1877" w:author="Wei [2]" w:date="2026-05-23T15:23:32Z">
        <w:r>
          <w:rPr>
            <w:rFonts w:hint="eastAsia"/>
            <w:sz w:val="24"/>
            <w:lang w:val="en-US" w:eastAsia="zh-CN"/>
          </w:rPr>
          <w:t>中央</w:t>
        </w:r>
      </w:ins>
      <w:ins w:id="1878" w:author="Wei [2]" w:date="2026-05-23T15:36:39Z">
        <w:r>
          <w:rPr>
            <w:rFonts w:hint="eastAsia"/>
            <w:sz w:val="24"/>
            <w:lang w:val="en-US" w:eastAsia="zh-CN"/>
          </w:rPr>
          <w:t>办公厅</w:t>
        </w:r>
      </w:ins>
      <w:ins w:id="1879" w:author="Wei [2]" w:date="2026-05-23T15:28:26Z">
        <w:r>
          <w:rPr>
            <w:rFonts w:hint="eastAsia"/>
            <w:sz w:val="24"/>
            <w:lang w:val="en-US" w:eastAsia="zh-CN"/>
          </w:rPr>
          <w:t>和</w:t>
        </w:r>
      </w:ins>
      <w:ins w:id="1880" w:author="Wei [2]" w:date="2026-05-23T15:28:38Z">
        <w:r>
          <w:rPr>
            <w:rFonts w:hint="eastAsia"/>
            <w:sz w:val="24"/>
            <w:lang w:val="en-US" w:eastAsia="zh-CN"/>
          </w:rPr>
          <w:t>全国</w:t>
        </w:r>
      </w:ins>
      <w:ins w:id="1881" w:author="Wei [2]" w:date="2026-05-23T15:28:40Z">
        <w:r>
          <w:rPr>
            <w:rFonts w:hint="eastAsia"/>
            <w:sz w:val="24"/>
            <w:lang w:val="en-US" w:eastAsia="zh-CN"/>
          </w:rPr>
          <w:t>人大</w:t>
        </w:r>
      </w:ins>
      <w:ins w:id="1882" w:author="Wei [2]" w:date="2026-05-23T15:28:41Z">
        <w:r>
          <w:rPr>
            <w:rFonts w:hint="eastAsia"/>
            <w:sz w:val="24"/>
            <w:lang w:val="en-US" w:eastAsia="zh-CN"/>
          </w:rPr>
          <w:t>常委会</w:t>
        </w:r>
      </w:ins>
      <w:ins w:id="1883" w:author="Wei [2]" w:date="2026-05-23T15:28:44Z">
        <w:r>
          <w:rPr>
            <w:rFonts w:hint="eastAsia"/>
            <w:sz w:val="24"/>
            <w:lang w:val="en-US" w:eastAsia="zh-CN"/>
          </w:rPr>
          <w:t>分别</w:t>
        </w:r>
      </w:ins>
      <w:ins w:id="1884" w:author="Wei [2]" w:date="2026-05-23T15:25:54Z">
        <w:r>
          <w:rPr>
            <w:rFonts w:hint="eastAsia"/>
            <w:sz w:val="24"/>
            <w:lang w:val="en-US" w:eastAsia="zh-CN"/>
          </w:rPr>
          <w:t>发文</w:t>
        </w:r>
      </w:ins>
      <w:ins w:id="1885" w:author="Wei [2]" w:date="2026-05-23T15:28:47Z">
        <w:r>
          <w:rPr>
            <w:rFonts w:hint="eastAsia"/>
            <w:sz w:val="24"/>
            <w:lang w:val="en-US" w:eastAsia="zh-CN"/>
          </w:rPr>
          <w:t>，</w:t>
        </w:r>
      </w:ins>
      <w:ins w:id="1886" w:author="Wei [2]" w:date="2026-05-23T15:25:59Z">
        <w:r>
          <w:rPr>
            <w:rFonts w:hint="eastAsia"/>
            <w:sz w:val="24"/>
            <w:lang w:val="en-US" w:eastAsia="zh-CN"/>
          </w:rPr>
          <w:t>将</w:t>
        </w:r>
      </w:ins>
      <w:ins w:id="1887" w:author="Wei [2]" w:date="2026-05-23T15:32:52Z">
        <w:r>
          <w:rPr>
            <w:rFonts w:hint="eastAsia"/>
            <w:sz w:val="24"/>
            <w:lang w:val="en-US" w:eastAsia="zh-CN"/>
          </w:rPr>
          <w:t>村</w:t>
        </w:r>
      </w:ins>
      <w:ins w:id="1888" w:author="Wei [2]" w:date="2026-05-23T15:47:09Z">
        <w:r>
          <w:rPr>
            <w:rFonts w:hint="eastAsia"/>
            <w:sz w:val="24"/>
            <w:lang w:val="en-US" w:eastAsia="zh-CN"/>
          </w:rPr>
          <w:t>（</w:t>
        </w:r>
      </w:ins>
      <w:ins w:id="1889" w:author="Wei [2]" w:date="2026-05-23T15:47:11Z">
        <w:r>
          <w:rPr>
            <w:rFonts w:hint="eastAsia"/>
            <w:sz w:val="24"/>
            <w:lang w:val="en-US" w:eastAsia="zh-CN"/>
          </w:rPr>
          <w:t>居</w:t>
        </w:r>
      </w:ins>
      <w:ins w:id="1890" w:author="Wei [2]" w:date="2026-05-23T15:47:09Z">
        <w:r>
          <w:rPr>
            <w:rFonts w:hint="eastAsia"/>
            <w:sz w:val="24"/>
            <w:lang w:val="en-US" w:eastAsia="zh-CN"/>
          </w:rPr>
          <w:t>）</w:t>
        </w:r>
      </w:ins>
      <w:ins w:id="1891" w:author="Wei [2]" w:date="2026-05-23T15:26:20Z">
        <w:r>
          <w:rPr>
            <w:rFonts w:hint="eastAsia"/>
            <w:sz w:val="24"/>
            <w:lang w:val="en-US" w:eastAsia="zh-CN"/>
          </w:rPr>
          <w:t>党支部</w:t>
        </w:r>
      </w:ins>
      <w:ins w:id="1892" w:author="Wei [2]" w:date="2026-05-23T15:26:22Z">
        <w:r>
          <w:rPr>
            <w:rFonts w:hint="eastAsia"/>
            <w:sz w:val="24"/>
            <w:lang w:val="en-US" w:eastAsia="zh-CN"/>
          </w:rPr>
          <w:t>委员会</w:t>
        </w:r>
      </w:ins>
      <w:ins w:id="1893" w:author="Wei [2]" w:date="2026-05-23T19:54:20Z">
        <w:r>
          <w:rPr>
            <w:rStyle w:val="17"/>
            <w:rFonts w:hint="eastAsia"/>
            <w:sz w:val="24"/>
            <w:lang w:val="en-US" w:eastAsia="zh-CN"/>
          </w:rPr>
          <w:footnoteReference w:id="68"/>
        </w:r>
      </w:ins>
      <w:ins w:id="1894" w:author="Wei [2]" w:date="2026-05-23T15:28:56Z">
        <w:r>
          <w:rPr>
            <w:rFonts w:hint="eastAsia"/>
            <w:sz w:val="24"/>
            <w:lang w:val="en-US" w:eastAsia="zh-CN"/>
          </w:rPr>
          <w:t>、</w:t>
        </w:r>
      </w:ins>
      <w:ins w:id="1895" w:author="Wei [2]" w:date="2026-05-23T15:28:59Z">
        <w:r>
          <w:rPr>
            <w:rFonts w:hint="eastAsia"/>
            <w:sz w:val="24"/>
            <w:lang w:val="en-US" w:eastAsia="zh-CN"/>
          </w:rPr>
          <w:t>村民</w:t>
        </w:r>
      </w:ins>
      <w:ins w:id="1896" w:author="Wei [2]" w:date="2026-05-23T15:29:00Z">
        <w:r>
          <w:rPr>
            <w:rFonts w:hint="eastAsia"/>
            <w:sz w:val="24"/>
            <w:lang w:val="en-US" w:eastAsia="zh-CN"/>
          </w:rPr>
          <w:t>委员会</w:t>
        </w:r>
      </w:ins>
      <w:ins w:id="1897" w:author="Wei [2]" w:date="2026-05-23T15:29:01Z">
        <w:r>
          <w:rPr>
            <w:rFonts w:hint="eastAsia"/>
            <w:sz w:val="24"/>
            <w:lang w:val="en-US" w:eastAsia="zh-CN"/>
          </w:rPr>
          <w:t>的</w:t>
        </w:r>
      </w:ins>
      <w:ins w:id="1898" w:author="Wei [2]" w:date="2026-05-23T15:26:31Z">
        <w:r>
          <w:rPr>
            <w:rFonts w:hint="eastAsia"/>
            <w:sz w:val="24"/>
            <w:lang w:val="en-US" w:eastAsia="zh-CN"/>
          </w:rPr>
          <w:t>任期</w:t>
        </w:r>
      </w:ins>
      <w:ins w:id="1899" w:author="Wei [2]" w:date="2026-05-23T15:26:34Z">
        <w:r>
          <w:rPr>
            <w:rFonts w:hint="eastAsia"/>
            <w:sz w:val="24"/>
            <w:lang w:val="en-US" w:eastAsia="zh-CN"/>
          </w:rPr>
          <w:t>从</w:t>
        </w:r>
      </w:ins>
      <w:ins w:id="1900" w:author="Wei [2]" w:date="2026-05-23T15:26:38Z">
        <w:r>
          <w:rPr>
            <w:rFonts w:hint="eastAsia"/>
            <w:sz w:val="24"/>
            <w:lang w:val="en-US" w:eastAsia="zh-CN"/>
          </w:rPr>
          <w:t>每届</w:t>
        </w:r>
      </w:ins>
      <w:ins w:id="1901" w:author="Wei [2]" w:date="2026-05-23T15:26:39Z">
        <w:r>
          <w:rPr>
            <w:rFonts w:hint="eastAsia"/>
            <w:sz w:val="24"/>
            <w:lang w:val="en-US" w:eastAsia="zh-CN"/>
          </w:rPr>
          <w:t>3</w:t>
        </w:r>
      </w:ins>
      <w:ins w:id="1902" w:author="Wei [2]" w:date="2026-05-23T15:26:40Z">
        <w:r>
          <w:rPr>
            <w:rFonts w:hint="eastAsia"/>
            <w:sz w:val="24"/>
            <w:lang w:val="en-US" w:eastAsia="zh-CN"/>
          </w:rPr>
          <w:t>年</w:t>
        </w:r>
      </w:ins>
      <w:ins w:id="1903" w:author="Wei [2]" w:date="2026-05-23T15:26:41Z">
        <w:r>
          <w:rPr>
            <w:rFonts w:hint="eastAsia"/>
            <w:sz w:val="24"/>
            <w:lang w:val="en-US" w:eastAsia="zh-CN"/>
          </w:rPr>
          <w:t>改为</w:t>
        </w:r>
      </w:ins>
      <w:ins w:id="1904" w:author="Wei [2]" w:date="2026-05-23T15:26:42Z">
        <w:r>
          <w:rPr>
            <w:rFonts w:hint="eastAsia"/>
            <w:sz w:val="24"/>
            <w:lang w:val="en-US" w:eastAsia="zh-CN"/>
          </w:rPr>
          <w:t>5</w:t>
        </w:r>
      </w:ins>
      <w:ins w:id="1905" w:author="Wei [2]" w:date="2026-05-23T15:26:43Z">
        <w:r>
          <w:rPr>
            <w:rFonts w:hint="eastAsia"/>
            <w:sz w:val="24"/>
            <w:lang w:val="en-US" w:eastAsia="zh-CN"/>
          </w:rPr>
          <w:t>年</w:t>
        </w:r>
      </w:ins>
      <w:ins w:id="1906" w:author="Wei [2]" w:date="2026-05-23T15:29:17Z">
        <w:r>
          <w:rPr>
            <w:rFonts w:hint="eastAsia"/>
            <w:sz w:val="24"/>
            <w:lang w:val="en-US" w:eastAsia="zh-CN"/>
          </w:rPr>
          <w:t>。</w:t>
        </w:r>
      </w:ins>
      <w:ins w:id="1907" w:author="Wei [2]" w:date="2026-05-23T15:30:45Z">
        <w:r>
          <w:rPr>
            <w:rStyle w:val="17"/>
            <w:rFonts w:hint="eastAsia"/>
            <w:sz w:val="24"/>
            <w:lang w:val="en-US" w:eastAsia="zh-CN"/>
          </w:rPr>
          <w:footnoteReference w:id="69"/>
        </w:r>
      </w:ins>
      <w:ins w:id="1908" w:author="Wei [2]" w:date="2026-05-23T15:33:01Z">
        <w:r>
          <w:rPr>
            <w:rFonts w:hint="eastAsia"/>
            <w:sz w:val="24"/>
            <w:lang w:val="en-US" w:eastAsia="zh-CN"/>
          </w:rPr>
          <w:t>20</w:t>
        </w:r>
      </w:ins>
      <w:ins w:id="1909" w:author="Wei [2]" w:date="2026-05-23T15:33:02Z">
        <w:r>
          <w:rPr>
            <w:rFonts w:hint="eastAsia"/>
            <w:sz w:val="24"/>
            <w:lang w:val="en-US" w:eastAsia="zh-CN"/>
          </w:rPr>
          <w:t>1</w:t>
        </w:r>
      </w:ins>
      <w:ins w:id="1910" w:author="Wei [2]" w:date="2026-05-23T15:33:03Z">
        <w:r>
          <w:rPr>
            <w:rFonts w:hint="eastAsia"/>
            <w:sz w:val="24"/>
            <w:lang w:val="en-US" w:eastAsia="zh-CN"/>
          </w:rPr>
          <w:t>9-</w:t>
        </w:r>
      </w:ins>
      <w:ins w:id="1911" w:author="Wei [2]" w:date="2026-05-23T15:33:04Z">
        <w:r>
          <w:rPr>
            <w:rFonts w:hint="eastAsia"/>
            <w:sz w:val="24"/>
            <w:lang w:val="en-US" w:eastAsia="zh-CN"/>
          </w:rPr>
          <w:t>20</w:t>
        </w:r>
      </w:ins>
      <w:ins w:id="1912" w:author="Wei [2]" w:date="2026-05-23T15:33:05Z">
        <w:r>
          <w:rPr>
            <w:rFonts w:hint="eastAsia"/>
            <w:sz w:val="24"/>
            <w:lang w:val="en-US" w:eastAsia="zh-CN"/>
          </w:rPr>
          <w:t>20</w:t>
        </w:r>
      </w:ins>
      <w:ins w:id="1913" w:author="Wei [2]" w:date="2026-05-23T15:33:06Z">
        <w:r>
          <w:rPr>
            <w:rFonts w:hint="eastAsia"/>
            <w:sz w:val="24"/>
            <w:lang w:val="en-US" w:eastAsia="zh-CN"/>
          </w:rPr>
          <w:t>年</w:t>
        </w:r>
      </w:ins>
      <w:ins w:id="1914" w:author="Wei [2]" w:date="2026-05-23T15:33:07Z">
        <w:r>
          <w:rPr>
            <w:rFonts w:hint="eastAsia"/>
            <w:sz w:val="24"/>
            <w:lang w:val="en-US" w:eastAsia="zh-CN"/>
          </w:rPr>
          <w:t>是</w:t>
        </w:r>
      </w:ins>
      <w:ins w:id="1915" w:author="Wei [2]" w:date="2026-05-23T15:33:08Z">
        <w:r>
          <w:rPr>
            <w:rFonts w:hint="eastAsia"/>
            <w:sz w:val="24"/>
            <w:lang w:val="en-US" w:eastAsia="zh-CN"/>
          </w:rPr>
          <w:t>全国</w:t>
        </w:r>
      </w:ins>
      <w:ins w:id="1916" w:author="Wei [2]" w:date="2026-05-23T15:33:11Z">
        <w:r>
          <w:rPr>
            <w:rFonts w:hint="eastAsia"/>
            <w:sz w:val="24"/>
            <w:lang w:val="en-US" w:eastAsia="zh-CN"/>
          </w:rPr>
          <w:t>村居“</w:t>
        </w:r>
      </w:ins>
      <w:ins w:id="1917" w:author="Wei [2]" w:date="2026-05-23T15:33:13Z">
        <w:r>
          <w:rPr>
            <w:rFonts w:hint="eastAsia"/>
            <w:sz w:val="24"/>
            <w:lang w:val="en-US" w:eastAsia="zh-CN"/>
          </w:rPr>
          <w:t>两委</w:t>
        </w:r>
      </w:ins>
      <w:ins w:id="1918" w:author="Wei [2]" w:date="2026-05-23T15:33:11Z">
        <w:r>
          <w:rPr>
            <w:rFonts w:hint="eastAsia"/>
            <w:sz w:val="24"/>
            <w:lang w:val="en-US" w:eastAsia="zh-CN"/>
          </w:rPr>
          <w:t>”</w:t>
        </w:r>
      </w:ins>
      <w:ins w:id="1919" w:author="Wei [2]" w:date="2026-05-23T15:33:16Z">
        <w:r>
          <w:rPr>
            <w:rFonts w:hint="eastAsia"/>
            <w:sz w:val="24"/>
            <w:lang w:val="en-US" w:eastAsia="zh-CN"/>
          </w:rPr>
          <w:t>集中</w:t>
        </w:r>
      </w:ins>
      <w:ins w:id="1920" w:author="Wei [2]" w:date="2026-05-23T15:33:18Z">
        <w:r>
          <w:rPr>
            <w:rFonts w:hint="eastAsia"/>
            <w:sz w:val="24"/>
            <w:lang w:val="en-US" w:eastAsia="zh-CN"/>
          </w:rPr>
          <w:t>换届的</w:t>
        </w:r>
      </w:ins>
      <w:ins w:id="1921" w:author="Wei [2]" w:date="2026-05-23T15:33:20Z">
        <w:r>
          <w:rPr>
            <w:rFonts w:hint="eastAsia"/>
            <w:sz w:val="24"/>
            <w:lang w:val="en-US" w:eastAsia="zh-CN"/>
          </w:rPr>
          <w:t>年份</w:t>
        </w:r>
      </w:ins>
      <w:ins w:id="1922" w:author="Wei [2]" w:date="2026-05-23T15:47:32Z">
        <w:r>
          <w:rPr>
            <w:rFonts w:hint="eastAsia"/>
            <w:sz w:val="24"/>
            <w:lang w:val="en-US" w:eastAsia="zh-CN"/>
          </w:rPr>
          <w:t>，</w:t>
        </w:r>
      </w:ins>
      <w:ins w:id="1923" w:author="Wei [2]" w:date="2026-05-23T15:47:33Z">
        <w:r>
          <w:rPr>
            <w:rFonts w:hint="eastAsia"/>
            <w:sz w:val="24"/>
            <w:lang w:val="en-US" w:eastAsia="zh-CN"/>
          </w:rPr>
          <w:t>地方</w:t>
        </w:r>
      </w:ins>
      <w:ins w:id="1924" w:author="Wei [2]" w:date="2026-05-23T15:47:39Z">
        <w:r>
          <w:rPr>
            <w:rFonts w:hint="eastAsia"/>
            <w:sz w:val="24"/>
            <w:lang w:val="en-US" w:eastAsia="zh-CN"/>
          </w:rPr>
          <w:t>党委政府</w:t>
        </w:r>
      </w:ins>
      <w:ins w:id="1925" w:author="Wei [2]" w:date="2026-05-23T15:50:03Z">
        <w:r>
          <w:rPr>
            <w:rFonts w:hint="eastAsia"/>
            <w:sz w:val="24"/>
            <w:lang w:val="en-US" w:eastAsia="zh-CN"/>
          </w:rPr>
          <w:t>结合社会需求</w:t>
        </w:r>
      </w:ins>
      <w:ins w:id="1926" w:author="Wei [2]" w:date="2026-05-23T15:48:59Z">
        <w:r>
          <w:rPr>
            <w:rFonts w:hint="eastAsia"/>
            <w:sz w:val="24"/>
            <w:lang w:val="en-US" w:eastAsia="zh-CN"/>
          </w:rPr>
          <w:t>优化</w:t>
        </w:r>
      </w:ins>
      <w:ins w:id="1927" w:author="Wei [2]" w:date="2026-05-23T15:49:00Z">
        <w:r>
          <w:rPr>
            <w:rFonts w:hint="eastAsia"/>
            <w:sz w:val="24"/>
            <w:lang w:val="en-US" w:eastAsia="zh-CN"/>
          </w:rPr>
          <w:t>民主</w:t>
        </w:r>
      </w:ins>
      <w:ins w:id="1928" w:author="Wei [2]" w:date="2026-05-23T15:49:02Z">
        <w:r>
          <w:rPr>
            <w:rFonts w:hint="eastAsia"/>
            <w:sz w:val="24"/>
            <w:lang w:val="en-US" w:eastAsia="zh-CN"/>
          </w:rPr>
          <w:t>实现</w:t>
        </w:r>
      </w:ins>
      <w:ins w:id="1929" w:author="Wei [2]" w:date="2026-05-23T15:49:03Z">
        <w:r>
          <w:rPr>
            <w:rFonts w:hint="eastAsia"/>
            <w:sz w:val="24"/>
            <w:lang w:val="en-US" w:eastAsia="zh-CN"/>
          </w:rPr>
          <w:t>程序</w:t>
        </w:r>
      </w:ins>
      <w:ins w:id="1930" w:author="Wei [2]" w:date="2026-05-23T15:50:41Z">
        <w:r>
          <w:rPr>
            <w:rFonts w:hint="eastAsia"/>
            <w:sz w:val="24"/>
            <w:lang w:val="en-US" w:eastAsia="zh-CN"/>
          </w:rPr>
          <w:t>，</w:t>
        </w:r>
      </w:ins>
      <w:ins w:id="1931" w:author="Wei [2]" w:date="2026-05-23T15:49:19Z">
        <w:r>
          <w:rPr>
            <w:rFonts w:hint="eastAsia"/>
            <w:sz w:val="24"/>
            <w:lang w:val="en-US" w:eastAsia="zh-CN"/>
          </w:rPr>
          <w:t>完善</w:t>
        </w:r>
      </w:ins>
      <w:ins w:id="1932" w:author="Wei [2]" w:date="2026-05-23T15:49:31Z">
        <w:r>
          <w:rPr>
            <w:rFonts w:hint="eastAsia"/>
            <w:sz w:val="24"/>
            <w:lang w:val="en-US" w:eastAsia="zh-CN"/>
          </w:rPr>
          <w:t>民主</w:t>
        </w:r>
      </w:ins>
      <w:ins w:id="1933" w:author="Wei [2]" w:date="2026-05-23T15:49:21Z">
        <w:r>
          <w:rPr>
            <w:rFonts w:hint="eastAsia"/>
            <w:sz w:val="24"/>
            <w:lang w:val="en-US" w:eastAsia="zh-CN"/>
          </w:rPr>
          <w:t>制度</w:t>
        </w:r>
      </w:ins>
      <w:ins w:id="1934" w:author="Wei [2]" w:date="2026-05-23T15:49:22Z">
        <w:r>
          <w:rPr>
            <w:rFonts w:hint="eastAsia"/>
            <w:sz w:val="24"/>
            <w:lang w:val="en-US" w:eastAsia="zh-CN"/>
          </w:rPr>
          <w:t>供给机制</w:t>
        </w:r>
      </w:ins>
      <w:ins w:id="1935" w:author="Wei [2]" w:date="2026-05-23T15:52:15Z">
        <w:r>
          <w:rPr>
            <w:rFonts w:hint="eastAsia"/>
            <w:sz w:val="24"/>
            <w:lang w:val="en-US" w:eastAsia="zh-CN"/>
          </w:rPr>
          <w:t>，</w:t>
        </w:r>
      </w:ins>
      <w:ins w:id="1936" w:author="Wei [2]" w:date="2026-05-23T15:52:17Z">
        <w:r>
          <w:rPr>
            <w:rFonts w:hint="eastAsia"/>
            <w:sz w:val="24"/>
            <w:lang w:val="en-US" w:eastAsia="zh-CN"/>
          </w:rPr>
          <w:t>取得</w:t>
        </w:r>
      </w:ins>
      <w:ins w:id="1937" w:author="Wei [2]" w:date="2026-05-23T15:52:18Z">
        <w:r>
          <w:rPr>
            <w:rFonts w:hint="eastAsia"/>
            <w:sz w:val="24"/>
            <w:lang w:val="en-US" w:eastAsia="zh-CN"/>
          </w:rPr>
          <w:t>良好</w:t>
        </w:r>
      </w:ins>
      <w:ins w:id="1938" w:author="Wei [2]" w:date="2026-05-23T15:52:23Z">
        <w:r>
          <w:rPr>
            <w:rFonts w:hint="eastAsia"/>
            <w:sz w:val="24"/>
            <w:lang w:val="en-US" w:eastAsia="zh-CN"/>
          </w:rPr>
          <w:t>效果</w:t>
        </w:r>
      </w:ins>
      <w:ins w:id="1939" w:author="Wei [2]" w:date="2026-05-23T15:34:21Z">
        <w:r>
          <w:rPr>
            <w:rFonts w:hint="eastAsia"/>
            <w:sz w:val="24"/>
            <w:lang w:val="en-US" w:eastAsia="zh-CN"/>
          </w:rPr>
          <w:t>。</w:t>
        </w:r>
      </w:ins>
      <w:del w:id="1940" w:author="Wei [2]" w:date="2026-05-23T15:33:58Z">
        <w:r>
          <w:rPr>
            <w:rFonts w:hint="eastAsia"/>
            <w:sz w:val="24"/>
          </w:rPr>
          <w:delText>。受内在理论张力、乡村社会结构和</w:delText>
        </w:r>
      </w:del>
      <w:del w:id="1941" w:author="Wei [2]" w:date="2026-05-23T15:33:58Z">
        <w:commentRangeStart w:id="34"/>
        <w:commentRangeStart w:id="35"/>
        <w:r>
          <w:rPr>
            <w:rFonts w:hint="eastAsia"/>
            <w:sz w:val="24"/>
            <w:highlight w:val="yellow"/>
            <w:rPrChange w:id="1942" w:author="孙程姣" w:date="2026-05-11T10:52:00Z">
              <w:rPr>
                <w:rFonts w:hint="eastAsia"/>
                <w:sz w:val="24"/>
              </w:rPr>
            </w:rPrChange>
          </w:rPr>
          <w:delText>地方行政</w:delText>
        </w:r>
        <w:commentRangeEnd w:id="34"/>
      </w:del>
      <w:del w:id="1944" w:author="Wei [2]" w:date="2026-05-23T15:33:58Z">
        <w:r>
          <w:rPr>
            <w:rStyle w:val="16"/>
          </w:rPr>
          <w:commentReference w:id="34"/>
        </w:r>
        <w:commentRangeEnd w:id="35"/>
      </w:del>
      <w:del w:id="1945" w:author="Wei [2]" w:date="2026-05-23T15:33:58Z">
        <w:r>
          <w:rPr/>
          <w:commentReference w:id="35"/>
        </w:r>
      </w:del>
      <w:del w:id="1946" w:author="Wei [2]" w:date="2026-05-23T15:33:58Z">
        <w:r>
          <w:rPr>
            <w:rFonts w:hint="eastAsia"/>
            <w:sz w:val="24"/>
          </w:rPr>
          <w:delText>影响，竞争性选举民主在农村不但难以实现程序公正和实质公正，</w:delText>
        </w:r>
      </w:del>
      <w:ins w:id="1947" w:author="Wei" w:date="2025-05-22T20:24:00Z">
        <w:del w:id="1948" w:author="Wei [2]" w:date="2026-05-23T15:33:58Z">
          <w:r>
            <w:rPr>
              <w:rFonts w:hint="eastAsia"/>
              <w:sz w:val="24"/>
            </w:rPr>
            <w:delText>反而会</w:delText>
          </w:r>
        </w:del>
      </w:ins>
      <w:del w:id="1949" w:author="Wei [2]" w:date="2026-05-23T15:33:58Z">
        <w:r>
          <w:rPr>
            <w:rFonts w:hint="eastAsia"/>
            <w:sz w:val="24"/>
          </w:rPr>
          <w:delText>影响乡村治理绩效。党领导下的基层民主</w:delText>
        </w:r>
      </w:del>
      <w:ins w:id="1950" w:author="Wei" w:date="2025-05-22T20:24:00Z">
        <w:del w:id="1951" w:author="Wei [2]" w:date="2026-05-23T15:33:58Z">
          <w:r>
            <w:rPr>
              <w:rFonts w:hint="eastAsia"/>
              <w:sz w:val="24"/>
            </w:rPr>
            <w:delText>制度</w:delText>
          </w:r>
        </w:del>
      </w:ins>
      <w:del w:id="1952" w:author="Wei [2]" w:date="2026-05-23T15:33:58Z">
        <w:r>
          <w:rPr>
            <w:rFonts w:hint="eastAsia"/>
            <w:sz w:val="24"/>
          </w:rPr>
          <w:delText>改革，在结合社会需求、克服行政弊端中化解自由民主所遭遇的结构性困境，为乡村有效治理提供高质量的民主制度。</w:delText>
        </w:r>
      </w:del>
      <w:del w:id="1953" w:author="孙程姣" w:date="2026-05-11T10:51:00Z">
        <w:r>
          <w:rPr>
            <w:rFonts w:hint="eastAsia"/>
            <w:sz w:val="24"/>
          </w:rPr>
          <w:delText>下</w:delText>
        </w:r>
      </w:del>
      <w:ins w:id="1954" w:author="孙程姣" w:date="2026-05-11T10:51:00Z">
        <w:r>
          <w:rPr>
            <w:rFonts w:hint="eastAsia"/>
            <w:sz w:val="24"/>
          </w:rPr>
          <w:t>下文</w:t>
        </w:r>
      </w:ins>
      <w:del w:id="1955" w:author="孙程姣" w:date="2026-05-11T10:51:00Z">
        <w:r>
          <w:rPr>
            <w:rFonts w:hint="eastAsia"/>
            <w:sz w:val="24"/>
          </w:rPr>
          <w:delText>面</w:delText>
        </w:r>
      </w:del>
      <w:ins w:id="1956" w:author="Wei" w:date="2025-05-22T21:25:00Z">
        <w:r>
          <w:rPr>
            <w:rFonts w:hint="eastAsia"/>
            <w:sz w:val="24"/>
          </w:rPr>
          <w:t>主要</w:t>
        </w:r>
      </w:ins>
      <w:r>
        <w:rPr>
          <w:rFonts w:hint="eastAsia"/>
          <w:sz w:val="24"/>
        </w:rPr>
        <w:t>基于</w:t>
      </w:r>
      <w:del w:id="1957" w:author="Wei [2]" w:date="2026-05-23T17:01:49Z">
        <w:r>
          <w:rPr>
            <w:rFonts w:hint="default"/>
            <w:sz w:val="24"/>
            <w:lang w:val="en-US"/>
          </w:rPr>
          <w:delText>陕西</w:delText>
        </w:r>
      </w:del>
      <w:ins w:id="1958" w:author="Wei [2]" w:date="2026-05-23T17:01:49Z">
        <w:r>
          <w:rPr>
            <w:rFonts w:hint="eastAsia"/>
            <w:sz w:val="24"/>
            <w:lang w:val="en-US" w:eastAsia="zh-CN"/>
          </w:rPr>
          <w:t>S</w:t>
        </w:r>
      </w:ins>
      <w:ins w:id="1959" w:author="Wei [2]" w:date="2026-05-23T17:01:51Z">
        <w:r>
          <w:rPr>
            <w:rFonts w:hint="eastAsia"/>
            <w:sz w:val="24"/>
            <w:lang w:val="en-US" w:eastAsia="zh-CN"/>
          </w:rPr>
          <w:t>省</w:t>
        </w:r>
      </w:ins>
      <w:del w:id="1960" w:author="Wei" w:date="2025-05-22T21:02:00Z">
        <w:r>
          <w:rPr>
            <w:rFonts w:hint="eastAsia"/>
            <w:sz w:val="24"/>
          </w:rPr>
          <w:delText>韩城</w:delText>
        </w:r>
      </w:del>
      <w:ins w:id="1961" w:author="Wei" w:date="2025-05-22T21:02:00Z">
        <w:r>
          <w:rPr>
            <w:rFonts w:hint="eastAsia"/>
            <w:sz w:val="24"/>
          </w:rPr>
          <w:t>H市</w:t>
        </w:r>
      </w:ins>
      <w:ins w:id="1962" w:author="Wei [2]" w:date="2026-05-23T15:34:29Z">
        <w:r>
          <w:rPr>
            <w:rFonts w:hint="eastAsia"/>
            <w:sz w:val="24"/>
            <w:lang w:val="en-US" w:eastAsia="zh-CN"/>
          </w:rPr>
          <w:t>2019</w:t>
        </w:r>
      </w:ins>
      <w:ins w:id="1963" w:author="Wei [2]" w:date="2026-05-23T15:34:30Z">
        <w:r>
          <w:rPr>
            <w:rFonts w:hint="eastAsia"/>
            <w:sz w:val="24"/>
            <w:lang w:val="en-US" w:eastAsia="zh-CN"/>
          </w:rPr>
          <w:t>年</w:t>
        </w:r>
      </w:ins>
      <w:ins w:id="1964" w:author="Wei [2]" w:date="2026-05-23T15:34:38Z">
        <w:r>
          <w:rPr>
            <w:rFonts w:hint="eastAsia"/>
            <w:sz w:val="24"/>
            <w:lang w:val="en-US" w:eastAsia="zh-CN"/>
          </w:rPr>
          <w:t>村</w:t>
        </w:r>
      </w:ins>
      <w:ins w:id="1965" w:author="Wei [2]" w:date="2026-05-23T15:34:39Z">
        <w:r>
          <w:rPr>
            <w:rFonts w:hint="eastAsia"/>
            <w:sz w:val="24"/>
            <w:lang w:val="en-US" w:eastAsia="zh-CN"/>
          </w:rPr>
          <w:t>“</w:t>
        </w:r>
      </w:ins>
      <w:ins w:id="1966" w:author="Wei [2]" w:date="2026-05-23T15:34:40Z">
        <w:r>
          <w:rPr>
            <w:rFonts w:hint="eastAsia"/>
            <w:sz w:val="24"/>
            <w:lang w:val="en-US" w:eastAsia="zh-CN"/>
          </w:rPr>
          <w:t>两委</w:t>
        </w:r>
      </w:ins>
      <w:ins w:id="1967" w:author="Wei [2]" w:date="2026-05-23T15:34:39Z">
        <w:r>
          <w:rPr>
            <w:rFonts w:hint="eastAsia"/>
            <w:sz w:val="24"/>
            <w:lang w:val="en-US" w:eastAsia="zh-CN"/>
          </w:rPr>
          <w:t>”</w:t>
        </w:r>
      </w:ins>
      <w:ins w:id="1968" w:author="Wei [2]" w:date="2026-05-23T15:34:42Z">
        <w:r>
          <w:rPr>
            <w:rFonts w:hint="eastAsia"/>
            <w:sz w:val="24"/>
            <w:lang w:val="en-US" w:eastAsia="zh-CN"/>
          </w:rPr>
          <w:t>换届</w:t>
        </w:r>
      </w:ins>
      <w:del w:id="1969" w:author="Wei" w:date="2025-05-22T21:25:00Z">
        <w:r>
          <w:rPr>
            <w:sz w:val="24"/>
          </w:rPr>
          <w:delText>、浙江宁海等地</w:delText>
        </w:r>
      </w:del>
      <w:ins w:id="1970" w:author="Wei" w:date="2025-05-22T21:25:00Z">
        <w:r>
          <w:rPr>
            <w:rFonts w:hint="eastAsia"/>
            <w:sz w:val="24"/>
          </w:rPr>
          <w:t>的实地</w:t>
        </w:r>
      </w:ins>
      <w:del w:id="1971" w:author="Wei [2]" w:date="2026-05-23T15:34:48Z">
        <w:r>
          <w:rPr>
            <w:rFonts w:hint="default"/>
            <w:sz w:val="24"/>
            <w:lang w:val="en-US"/>
          </w:rPr>
          <w:delText>调研</w:delText>
        </w:r>
      </w:del>
      <w:ins w:id="1972" w:author="Wei [2]" w:date="2026-05-23T15:34:49Z">
        <w:r>
          <w:rPr>
            <w:rFonts w:hint="eastAsia"/>
            <w:sz w:val="24"/>
            <w:lang w:val="en-US" w:eastAsia="zh-CN"/>
          </w:rPr>
          <w:t>调查</w:t>
        </w:r>
      </w:ins>
      <w:ins w:id="1973" w:author="Wei" w:date="2025-05-22T21:25:00Z">
        <w:r>
          <w:rPr>
            <w:rFonts w:hint="eastAsia"/>
            <w:sz w:val="24"/>
          </w:rPr>
          <w:t>资料</w:t>
        </w:r>
      </w:ins>
      <w:ins w:id="1974" w:author="Wei [2]" w:date="2026-05-23T16:02:32Z">
        <w:r>
          <w:rPr>
            <w:rStyle w:val="17"/>
            <w:rFonts w:hint="eastAsia"/>
            <w:sz w:val="24"/>
          </w:rPr>
          <w:footnoteReference w:id="70"/>
        </w:r>
      </w:ins>
      <w:r>
        <w:rPr>
          <w:rFonts w:hint="eastAsia"/>
          <w:sz w:val="24"/>
        </w:rPr>
        <w:t>，展示政党在完善</w:t>
      </w:r>
      <w:ins w:id="1975" w:author="Wei [2]" w:date="2026-05-23T15:35:13Z">
        <w:r>
          <w:rPr>
            <w:rFonts w:hint="eastAsia"/>
            <w:sz w:val="24"/>
            <w:lang w:val="en-US" w:eastAsia="zh-CN"/>
          </w:rPr>
          <w:t>基层</w:t>
        </w:r>
      </w:ins>
      <w:r>
        <w:rPr>
          <w:rFonts w:hint="eastAsia"/>
          <w:sz w:val="24"/>
        </w:rPr>
        <w:t>选举民主</w:t>
      </w:r>
      <w:del w:id="1976" w:author="Wei [2]" w:date="2026-05-23T15:52:37Z">
        <w:r>
          <w:rPr>
            <w:rFonts w:hint="eastAsia"/>
            <w:sz w:val="24"/>
          </w:rPr>
          <w:delText>（权力获得）</w:delText>
        </w:r>
      </w:del>
      <w:r>
        <w:rPr>
          <w:rFonts w:hint="eastAsia"/>
          <w:sz w:val="24"/>
        </w:rPr>
        <w:t>、推进</w:t>
      </w:r>
      <w:ins w:id="1977" w:author="Wei [2]" w:date="2026-05-23T15:35:10Z">
        <w:r>
          <w:rPr>
            <w:rFonts w:hint="eastAsia"/>
            <w:sz w:val="24"/>
            <w:lang w:val="en-US" w:eastAsia="zh-CN"/>
          </w:rPr>
          <w:t>基层</w:t>
        </w:r>
      </w:ins>
      <w:r>
        <w:rPr>
          <w:rFonts w:hint="eastAsia"/>
          <w:sz w:val="24"/>
        </w:rPr>
        <w:t>民主治理</w:t>
      </w:r>
      <w:del w:id="1978" w:author="Wei [2]" w:date="2026-05-23T15:52:45Z">
        <w:r>
          <w:rPr>
            <w:rFonts w:hint="eastAsia"/>
            <w:sz w:val="24"/>
          </w:rPr>
          <w:delText>（权力行使）</w:delText>
        </w:r>
      </w:del>
      <w:ins w:id="1979" w:author="孙程姣" w:date="2026-05-11T10:52:00Z">
        <w:del w:id="1980" w:author="Wei [2]" w:date="2026-05-23T15:35:25Z">
          <w:r>
            <w:rPr>
              <w:rFonts w:hint="eastAsia"/>
              <w:sz w:val="24"/>
            </w:rPr>
            <w:delText>以</w:delText>
          </w:r>
        </w:del>
      </w:ins>
      <w:del w:id="1981" w:author="Wei [2]" w:date="2026-05-23T15:35:25Z">
        <w:r>
          <w:rPr>
            <w:rFonts w:hint="eastAsia"/>
            <w:sz w:val="24"/>
          </w:rPr>
          <w:delText>实现村级民主</w:delText>
        </w:r>
      </w:del>
      <w:r>
        <w:rPr>
          <w:rFonts w:hint="eastAsia"/>
          <w:sz w:val="24"/>
        </w:rPr>
        <w:t>的</w:t>
      </w:r>
      <w:ins w:id="1982" w:author="Wei [2]" w:date="2026-05-23T15:35:32Z">
        <w:r>
          <w:rPr>
            <w:rFonts w:hint="eastAsia"/>
            <w:sz w:val="24"/>
            <w:lang w:val="en-US" w:eastAsia="zh-CN"/>
          </w:rPr>
          <w:t>主要</w:t>
        </w:r>
      </w:ins>
      <w:r>
        <w:rPr>
          <w:rFonts w:hint="eastAsia"/>
          <w:sz w:val="24"/>
        </w:rPr>
        <w:t>做法、机制与成效，探讨农村</w:t>
      </w:r>
      <w:ins w:id="1983" w:author="Wei" w:date="2025-05-22T20:25:00Z">
        <w:r>
          <w:rPr>
            <w:rFonts w:hint="eastAsia"/>
            <w:sz w:val="24"/>
          </w:rPr>
          <w:t>基层</w:t>
        </w:r>
      </w:ins>
      <w:r>
        <w:rPr>
          <w:rFonts w:hint="eastAsia"/>
          <w:sz w:val="24"/>
        </w:rPr>
        <w:t>民主</w:t>
      </w:r>
      <w:ins w:id="1984" w:author="Wei [2]" w:date="2026-05-23T15:35:41Z">
        <w:r>
          <w:rPr>
            <w:rFonts w:hint="eastAsia"/>
            <w:sz w:val="24"/>
            <w:lang w:val="en-US" w:eastAsia="zh-CN"/>
          </w:rPr>
          <w:t>与</w:t>
        </w:r>
      </w:ins>
      <w:ins w:id="1985" w:author="Wei [2]" w:date="2026-05-23T15:35:44Z">
        <w:r>
          <w:rPr>
            <w:rFonts w:hint="eastAsia"/>
            <w:sz w:val="24"/>
            <w:lang w:val="en-US" w:eastAsia="zh-CN"/>
          </w:rPr>
          <w:t>有效</w:t>
        </w:r>
      </w:ins>
      <w:ins w:id="1986" w:author="Wei [2]" w:date="2026-05-23T15:35:45Z">
        <w:r>
          <w:rPr>
            <w:rFonts w:hint="eastAsia"/>
            <w:sz w:val="24"/>
            <w:lang w:val="en-US" w:eastAsia="zh-CN"/>
          </w:rPr>
          <w:t>治理</w:t>
        </w:r>
      </w:ins>
      <w:r>
        <w:rPr>
          <w:rFonts w:hint="eastAsia"/>
          <w:sz w:val="24"/>
        </w:rPr>
        <w:t>的</w:t>
      </w:r>
      <w:ins w:id="1987" w:author="Wei [2]" w:date="2026-05-23T15:35:48Z">
        <w:r>
          <w:rPr>
            <w:rFonts w:hint="eastAsia"/>
            <w:sz w:val="24"/>
            <w:lang w:val="en-US" w:eastAsia="zh-CN"/>
          </w:rPr>
          <w:t>衔接</w:t>
        </w:r>
      </w:ins>
      <w:del w:id="1988" w:author="Wei [2]" w:date="2026-05-23T15:35:49Z">
        <w:r>
          <w:rPr>
            <w:rFonts w:hint="eastAsia"/>
            <w:sz w:val="24"/>
          </w:rPr>
          <w:delText>理想模式</w:delText>
        </w:r>
      </w:del>
      <w:ins w:id="1989" w:author="Wei [2]" w:date="2026-05-23T15:35:50Z">
        <w:r>
          <w:rPr>
            <w:rFonts w:hint="eastAsia"/>
            <w:sz w:val="24"/>
            <w:lang w:val="en-US" w:eastAsia="zh-CN"/>
          </w:rPr>
          <w:t>机制</w:t>
        </w:r>
      </w:ins>
      <w:r>
        <w:rPr>
          <w:rFonts w:hint="eastAsia"/>
          <w:sz w:val="24"/>
        </w:rPr>
        <w:t>。</w:t>
      </w:r>
    </w:p>
    <w:p w14:paraId="44D08125">
      <w:pPr>
        <w:spacing w:line="324" w:lineRule="auto"/>
        <w:rPr>
          <w:rFonts w:hint="eastAsia" w:ascii="黑体" w:hAnsi="黑体" w:eastAsia="黑体" w:cs="黑体"/>
          <w:sz w:val="24"/>
        </w:rPr>
      </w:pPr>
      <w:r>
        <w:rPr>
          <w:rFonts w:hint="eastAsia" w:ascii="黑体" w:hAnsi="黑体" w:eastAsia="黑体" w:cs="黑体"/>
          <w:sz w:val="24"/>
        </w:rPr>
        <w:t>（一）</w:t>
      </w:r>
      <w:r>
        <w:rPr>
          <w:rFonts w:hint="eastAsia" w:ascii="黑体" w:hAnsi="黑体" w:eastAsia="黑体" w:cs="黑体"/>
          <w:color w:val="000000"/>
          <w:sz w:val="24"/>
          <w:rPrChange w:id="1990" w:author="孙程姣" w:date="2026-05-11T14:29:00Z">
            <w:rPr>
              <w:rFonts w:hint="eastAsia" w:ascii="黑体" w:hAnsi="黑体" w:eastAsia="黑体" w:cs="黑体"/>
              <w:sz w:val="24"/>
            </w:rPr>
          </w:rPrChange>
        </w:rPr>
        <w:t>选</w:t>
      </w:r>
      <w:r>
        <w:rPr>
          <w:rFonts w:hint="eastAsia" w:ascii="黑体" w:hAnsi="黑体" w:eastAsia="黑体" w:cs="黑体"/>
          <w:sz w:val="24"/>
        </w:rPr>
        <w:t>前筛查：民主选举的候选人资格界定</w:t>
      </w:r>
    </w:p>
    <w:p w14:paraId="449F3A20">
      <w:pPr>
        <w:spacing w:line="324" w:lineRule="auto"/>
        <w:ind w:firstLine="480" w:firstLineChars="200"/>
        <w:rPr>
          <w:sz w:val="24"/>
        </w:rPr>
      </w:pPr>
      <w:r>
        <w:rPr>
          <w:rFonts w:hint="eastAsia"/>
          <w:color w:val="000000"/>
          <w:sz w:val="24"/>
          <w:rPrChange w:id="1991" w:author="孙程姣" w:date="2026-05-11T14:29:00Z">
            <w:rPr>
              <w:rFonts w:hint="eastAsia"/>
              <w:sz w:val="24"/>
            </w:rPr>
          </w:rPrChange>
        </w:rPr>
        <w:t>村</w:t>
      </w:r>
      <w:ins w:id="1992" w:author="孙程姣" w:date="2026-05-11T10:53:00Z">
        <w:r>
          <w:rPr>
            <w:rFonts w:hint="eastAsia"/>
            <w:sz w:val="24"/>
          </w:rPr>
          <w:t>“</w:t>
        </w:r>
      </w:ins>
      <w:r>
        <w:rPr>
          <w:rFonts w:hint="eastAsia"/>
          <w:sz w:val="24"/>
        </w:rPr>
        <w:t>两委</w:t>
      </w:r>
      <w:ins w:id="1993" w:author="孙程姣" w:date="2026-05-11T10:53:00Z">
        <w:r>
          <w:rPr>
            <w:rFonts w:hint="eastAsia"/>
            <w:sz w:val="24"/>
          </w:rPr>
          <w:t>”</w:t>
        </w:r>
      </w:ins>
      <w:r>
        <w:rPr>
          <w:rFonts w:hint="eastAsia"/>
          <w:sz w:val="24"/>
        </w:rPr>
        <w:t>组织</w:t>
      </w:r>
      <w:ins w:id="1994" w:author="Wei [2]" w:date="2026-05-23T15:53:19Z">
        <w:r>
          <w:rPr>
            <w:rFonts w:hint="eastAsia"/>
            <w:sz w:val="24"/>
            <w:lang w:val="en-US" w:eastAsia="zh-CN"/>
          </w:rPr>
          <w:t>的</w:t>
        </w:r>
      </w:ins>
      <w:ins w:id="1995" w:author="Wei [2]" w:date="2026-05-23T15:53:27Z">
        <w:r>
          <w:rPr>
            <w:rFonts w:hint="eastAsia"/>
            <w:sz w:val="24"/>
            <w:lang w:val="en-US" w:eastAsia="zh-CN"/>
          </w:rPr>
          <w:t>负责人</w:t>
        </w:r>
      </w:ins>
      <w:del w:id="1996" w:author="Wei [2]" w:date="2026-05-23T15:53:26Z">
        <w:r>
          <w:rPr>
            <w:rFonts w:hint="eastAsia"/>
            <w:sz w:val="24"/>
          </w:rPr>
          <w:delText>领袖</w:delText>
        </w:r>
      </w:del>
      <w:r>
        <w:rPr>
          <w:rFonts w:hint="eastAsia"/>
          <w:sz w:val="24"/>
        </w:rPr>
        <w:t>对于村民自治、乡村治理和大众福祉具有直接</w:t>
      </w:r>
      <w:del w:id="1997" w:author="Wei" w:date="2025-05-22T20:25:00Z">
        <w:r>
          <w:rPr>
            <w:rFonts w:hint="eastAsia"/>
            <w:sz w:val="24"/>
          </w:rPr>
          <w:delText>决定</w:delText>
        </w:r>
      </w:del>
      <w:r>
        <w:rPr>
          <w:rFonts w:hint="eastAsia"/>
          <w:sz w:val="24"/>
        </w:rPr>
        <w:t>作用。缺乏群众监督、失去制度控制的</w:t>
      </w:r>
      <w:r>
        <w:rPr>
          <w:rFonts w:hint="eastAsia"/>
          <w:color w:val="000000"/>
          <w:sz w:val="24"/>
          <w:rPrChange w:id="1998" w:author="孙程姣" w:date="2026-05-11T14:29:00Z">
            <w:rPr>
              <w:rFonts w:hint="eastAsia"/>
              <w:sz w:val="24"/>
            </w:rPr>
          </w:rPrChange>
        </w:rPr>
        <w:t>村</w:t>
      </w:r>
      <w:ins w:id="1999" w:author="孙程姣" w:date="2026-05-11T10:54:00Z">
        <w:r>
          <w:rPr>
            <w:rFonts w:hint="eastAsia"/>
            <w:sz w:val="24"/>
          </w:rPr>
          <w:t>“</w:t>
        </w:r>
      </w:ins>
      <w:r>
        <w:rPr>
          <w:rFonts w:hint="eastAsia"/>
          <w:sz w:val="24"/>
        </w:rPr>
        <w:t>两委</w:t>
      </w:r>
      <w:ins w:id="2000" w:author="孙程姣" w:date="2026-05-11T10:54:00Z">
        <w:r>
          <w:rPr>
            <w:rFonts w:hint="eastAsia"/>
            <w:sz w:val="24"/>
          </w:rPr>
          <w:t>”</w:t>
        </w:r>
      </w:ins>
      <w:r>
        <w:rPr>
          <w:rFonts w:hint="eastAsia"/>
          <w:sz w:val="24"/>
        </w:rPr>
        <w:t>组织负责人，很容易为了一己私利对公共利益、基层民主造成巨大伤害，近年来被曝光的乡村“小官巨贪”案例就是典型例证。为规范民主选举程序，</w:t>
      </w:r>
      <w:del w:id="2001" w:author="Wei [2]" w:date="2026-05-23T15:53:45Z">
        <w:r>
          <w:rPr>
            <w:rFonts w:hint="default"/>
            <w:sz w:val="24"/>
            <w:lang w:val="en-US"/>
          </w:rPr>
          <w:delText>各地</w:delText>
        </w:r>
      </w:del>
      <w:ins w:id="2002" w:author="Wei [2]" w:date="2026-05-23T15:53:45Z">
        <w:r>
          <w:rPr>
            <w:rFonts w:hint="eastAsia"/>
            <w:sz w:val="24"/>
            <w:lang w:val="en-US" w:eastAsia="zh-CN"/>
          </w:rPr>
          <w:t>地方</w:t>
        </w:r>
      </w:ins>
      <w:ins w:id="2003" w:author="Wei [2]" w:date="2026-05-23T15:53:47Z">
        <w:r>
          <w:rPr>
            <w:rFonts w:hint="eastAsia"/>
            <w:sz w:val="24"/>
            <w:lang w:val="en-US" w:eastAsia="zh-CN"/>
          </w:rPr>
          <w:t>政府</w:t>
        </w:r>
      </w:ins>
      <w:r>
        <w:rPr>
          <w:rFonts w:hint="eastAsia"/>
          <w:sz w:val="24"/>
        </w:rPr>
        <w:t>出台了</w:t>
      </w:r>
      <w:r>
        <w:rPr>
          <w:rFonts w:hint="eastAsia"/>
          <w:color w:val="000000"/>
          <w:sz w:val="24"/>
          <w:rPrChange w:id="2004" w:author="孙程姣" w:date="2026-05-11T14:29:00Z">
            <w:rPr>
              <w:rFonts w:hint="eastAsia"/>
              <w:sz w:val="24"/>
            </w:rPr>
          </w:rPrChange>
        </w:rPr>
        <w:t>村</w:t>
      </w:r>
      <w:ins w:id="2005" w:author="孙程姣" w:date="2026-05-11T10:54:00Z">
        <w:r>
          <w:rPr>
            <w:rFonts w:hint="eastAsia"/>
            <w:sz w:val="24"/>
          </w:rPr>
          <w:t>“</w:t>
        </w:r>
      </w:ins>
      <w:r>
        <w:rPr>
          <w:rFonts w:hint="eastAsia"/>
          <w:sz w:val="24"/>
        </w:rPr>
        <w:t>两委</w:t>
      </w:r>
      <w:ins w:id="2006" w:author="孙程姣" w:date="2026-05-11T10:54:00Z">
        <w:r>
          <w:rPr>
            <w:rFonts w:hint="eastAsia"/>
            <w:sz w:val="24"/>
          </w:rPr>
          <w:t>”</w:t>
        </w:r>
      </w:ins>
      <w:r>
        <w:rPr>
          <w:rFonts w:hint="eastAsia"/>
          <w:sz w:val="24"/>
        </w:rPr>
        <w:t>组织候选人负面清单，对</w:t>
      </w:r>
      <w:r>
        <w:rPr>
          <w:rFonts w:hint="eastAsia"/>
          <w:color w:val="000000"/>
          <w:sz w:val="24"/>
          <w:rPrChange w:id="2007" w:author="孙程姣" w:date="2026-05-11T14:29:00Z">
            <w:rPr>
              <w:rFonts w:hint="eastAsia"/>
              <w:sz w:val="24"/>
            </w:rPr>
          </w:rPrChange>
        </w:rPr>
        <w:t>村</w:t>
      </w:r>
      <w:ins w:id="2008" w:author="孙程姣" w:date="2026-05-11T10:54:00Z">
        <w:r>
          <w:rPr>
            <w:rFonts w:hint="eastAsia"/>
            <w:sz w:val="24"/>
          </w:rPr>
          <w:t>“</w:t>
        </w:r>
      </w:ins>
      <w:r>
        <w:rPr>
          <w:rFonts w:hint="eastAsia"/>
          <w:sz w:val="24"/>
        </w:rPr>
        <w:t>两委</w:t>
      </w:r>
      <w:ins w:id="2009" w:author="孙程姣" w:date="2026-05-11T10:54:00Z">
        <w:r>
          <w:rPr>
            <w:rFonts w:hint="eastAsia"/>
            <w:sz w:val="24"/>
          </w:rPr>
          <w:t>”</w:t>
        </w:r>
      </w:ins>
      <w:r>
        <w:rPr>
          <w:rFonts w:hint="eastAsia"/>
          <w:sz w:val="24"/>
        </w:rPr>
        <w:t>组织候选人的资格</w:t>
      </w:r>
      <w:ins w:id="2010" w:author="孙程姣" w:date="2026-05-11T10:54:00Z">
        <w:r>
          <w:rPr>
            <w:rFonts w:hint="eastAsia"/>
            <w:sz w:val="24"/>
          </w:rPr>
          <w:t>做</w:t>
        </w:r>
      </w:ins>
      <w:del w:id="2011" w:author="孙程姣" w:date="2026-05-11T10:54:00Z">
        <w:r>
          <w:rPr>
            <w:rFonts w:hint="eastAsia"/>
            <w:sz w:val="24"/>
          </w:rPr>
          <w:delText>作</w:delText>
        </w:r>
      </w:del>
      <w:r>
        <w:rPr>
          <w:rFonts w:hint="eastAsia"/>
          <w:sz w:val="24"/>
        </w:rPr>
        <w:t>出明确规定。</w:t>
      </w:r>
    </w:p>
    <w:p w14:paraId="63ED5A44">
      <w:pPr>
        <w:spacing w:line="324" w:lineRule="auto"/>
        <w:ind w:firstLine="480" w:firstLineChars="200"/>
        <w:rPr>
          <w:sz w:val="24"/>
        </w:rPr>
      </w:pPr>
      <w:r>
        <w:rPr>
          <w:rFonts w:hint="eastAsia"/>
          <w:sz w:val="24"/>
        </w:rPr>
        <w:t>2018年，</w:t>
      </w:r>
      <w:del w:id="2012" w:author="Wei [2]" w:date="2026-05-23T17:01:08Z">
        <w:r>
          <w:rPr>
            <w:rFonts w:hint="eastAsia"/>
            <w:sz w:val="24"/>
          </w:rPr>
          <w:delText>陕西省</w:delText>
        </w:r>
      </w:del>
      <w:ins w:id="2013" w:author="Wei [2]" w:date="2026-05-23T17:01:08Z">
        <w:r>
          <w:rPr>
            <w:rFonts w:hint="eastAsia"/>
            <w:sz w:val="24"/>
            <w:lang w:eastAsia="zh-CN"/>
          </w:rPr>
          <w:t>S省</w:t>
        </w:r>
      </w:ins>
      <w:r>
        <w:rPr>
          <w:rFonts w:hint="eastAsia"/>
          <w:sz w:val="24"/>
        </w:rPr>
        <w:t>发布了《村级党组织领导班子和第十次村民委员会换届选举工作安排意见》，提出村</w:t>
      </w:r>
      <w:ins w:id="2014" w:author="孙程姣" w:date="2026-05-11T10:55:00Z">
        <w:r>
          <w:rPr>
            <w:rFonts w:hint="eastAsia"/>
            <w:sz w:val="24"/>
          </w:rPr>
          <w:t>“</w:t>
        </w:r>
      </w:ins>
      <w:r>
        <w:rPr>
          <w:rFonts w:hint="eastAsia"/>
          <w:sz w:val="24"/>
        </w:rPr>
        <w:t>两委</w:t>
      </w:r>
      <w:ins w:id="2015" w:author="孙程姣" w:date="2026-05-11T10:55:00Z">
        <w:r>
          <w:rPr>
            <w:rFonts w:hint="eastAsia"/>
            <w:sz w:val="24"/>
          </w:rPr>
          <w:t>”</w:t>
        </w:r>
      </w:ins>
      <w:r>
        <w:rPr>
          <w:rFonts w:hint="eastAsia"/>
          <w:sz w:val="24"/>
        </w:rPr>
        <w:t>组织候选人“5选8不选”</w:t>
      </w:r>
      <w:del w:id="2016" w:author="孙程姣" w:date="2026-05-11T10:55:00Z">
        <w:r>
          <w:rPr>
            <w:rFonts w:hint="eastAsia"/>
            <w:sz w:val="24"/>
          </w:rPr>
          <w:delText>的</w:delText>
        </w:r>
      </w:del>
      <w:r>
        <w:rPr>
          <w:rFonts w:hint="eastAsia"/>
          <w:sz w:val="24"/>
        </w:rPr>
        <w:t>原则。课题组所调</w:t>
      </w:r>
      <w:ins w:id="2017" w:author="Wei [2]" w:date="2026-05-23T15:54:18Z">
        <w:r>
          <w:rPr>
            <w:rFonts w:hint="eastAsia"/>
            <w:sz w:val="24"/>
            <w:lang w:val="en-US" w:eastAsia="zh-CN"/>
          </w:rPr>
          <w:t>查</w:t>
        </w:r>
      </w:ins>
      <w:del w:id="2018" w:author="Wei [2]" w:date="2026-05-23T15:54:15Z">
        <w:r>
          <w:rPr>
            <w:rFonts w:hint="eastAsia"/>
            <w:sz w:val="24"/>
          </w:rPr>
          <w:delText>研</w:delText>
        </w:r>
      </w:del>
      <w:r>
        <w:rPr>
          <w:rFonts w:hint="eastAsia"/>
          <w:sz w:val="24"/>
        </w:rPr>
        <w:t>的</w:t>
      </w:r>
      <w:del w:id="2019" w:author="Wei [2]" w:date="2026-05-23T17:01:04Z">
        <w:r>
          <w:rPr>
            <w:rFonts w:hint="eastAsia"/>
            <w:sz w:val="24"/>
          </w:rPr>
          <w:delText>陕西省</w:delText>
        </w:r>
      </w:del>
      <w:ins w:id="2020" w:author="Wei [2]" w:date="2026-05-23T17:01:04Z">
        <w:r>
          <w:rPr>
            <w:rFonts w:hint="eastAsia"/>
            <w:sz w:val="24"/>
            <w:lang w:eastAsia="zh-CN"/>
          </w:rPr>
          <w:t>S省</w:t>
        </w:r>
      </w:ins>
      <w:del w:id="2021" w:author="Wei" w:date="2025-05-22T21:02:00Z">
        <w:r>
          <w:rPr>
            <w:rFonts w:hint="eastAsia"/>
            <w:sz w:val="24"/>
          </w:rPr>
          <w:delText>韩城市</w:delText>
        </w:r>
      </w:del>
      <w:ins w:id="2022" w:author="Wei" w:date="2025-05-22T21:02:00Z">
        <w:r>
          <w:rPr>
            <w:rFonts w:hint="eastAsia"/>
            <w:sz w:val="24"/>
          </w:rPr>
          <w:t>H市</w:t>
        </w:r>
      </w:ins>
      <w:r>
        <w:rPr>
          <w:rFonts w:hint="eastAsia"/>
          <w:sz w:val="24"/>
        </w:rPr>
        <w:t>，进一步出台了“5选13不选4承诺”</w:t>
      </w:r>
      <w:del w:id="2023" w:author="孙程姣" w:date="2026-05-11T10:55:00Z">
        <w:r>
          <w:rPr>
            <w:rFonts w:hint="eastAsia"/>
            <w:sz w:val="24"/>
          </w:rPr>
          <w:delText>的</w:delText>
        </w:r>
      </w:del>
      <w:r>
        <w:rPr>
          <w:rFonts w:hint="eastAsia"/>
          <w:sz w:val="24"/>
        </w:rPr>
        <w:t>选举规则，对村</w:t>
      </w:r>
      <w:ins w:id="2024" w:author="孙程姣" w:date="2026-05-11T10:55:00Z">
        <w:r>
          <w:rPr>
            <w:rFonts w:hint="eastAsia"/>
            <w:sz w:val="24"/>
          </w:rPr>
          <w:t>“</w:t>
        </w:r>
      </w:ins>
      <w:r>
        <w:rPr>
          <w:rFonts w:hint="eastAsia"/>
          <w:sz w:val="24"/>
        </w:rPr>
        <w:t>两委</w:t>
      </w:r>
      <w:ins w:id="2025" w:author="孙程姣" w:date="2026-05-11T10:55:00Z">
        <w:r>
          <w:rPr>
            <w:rFonts w:hint="eastAsia"/>
            <w:sz w:val="24"/>
          </w:rPr>
          <w:t>”</w:t>
        </w:r>
      </w:ins>
      <w:r>
        <w:rPr>
          <w:rFonts w:hint="eastAsia"/>
          <w:sz w:val="24"/>
        </w:rPr>
        <w:t>干部候选人资格提出明确要求。“5选”是指政治过硬、创新和组织能力强、奉献精神、群众基础好、身体</w:t>
      </w:r>
      <w:del w:id="2026" w:author="Wei" w:date="2025-05-22T20:29:00Z">
        <w:r>
          <w:rPr>
            <w:rFonts w:hint="eastAsia"/>
            <w:sz w:val="24"/>
          </w:rPr>
          <w:delText>和</w:delText>
        </w:r>
      </w:del>
      <w:r>
        <w:rPr>
          <w:rFonts w:hint="eastAsia"/>
          <w:sz w:val="24"/>
        </w:rPr>
        <w:t>文化素质及年龄符合工作需求。如上五项内容为选民选举村干部提供了可以直接对照的指标，力图打破村民个体理性、家族或派系利益取向，引导</w:t>
      </w:r>
      <w:del w:id="2027" w:author="Wei" w:date="2025-05-22T20:30:00Z">
        <w:r>
          <w:rPr>
            <w:sz w:val="24"/>
          </w:rPr>
          <w:delText>其</w:delText>
        </w:r>
      </w:del>
      <w:ins w:id="2028" w:author="Wei" w:date="2025-05-22T20:30:00Z">
        <w:r>
          <w:rPr>
            <w:rFonts w:hint="eastAsia"/>
            <w:sz w:val="24"/>
          </w:rPr>
          <w:t>村民</w:t>
        </w:r>
      </w:ins>
      <w:r>
        <w:rPr>
          <w:rFonts w:hint="eastAsia"/>
          <w:sz w:val="24"/>
        </w:rPr>
        <w:t>从公共利益角度选出符合社会需求的村庄领导。</w:t>
      </w:r>
    </w:p>
    <w:p w14:paraId="73A00FCF">
      <w:pPr>
        <w:spacing w:line="324" w:lineRule="auto"/>
        <w:ind w:firstLine="480" w:firstLineChars="200"/>
        <w:rPr>
          <w:sz w:val="24"/>
        </w:rPr>
      </w:pPr>
      <w:del w:id="2029" w:author="Wei" w:date="2025-05-22T21:02:00Z">
        <w:r>
          <w:rPr>
            <w:rFonts w:hint="eastAsia"/>
            <w:sz w:val="24"/>
          </w:rPr>
          <w:delText>韩城市</w:delText>
        </w:r>
      </w:del>
      <w:ins w:id="2030" w:author="Wei" w:date="2025-05-22T21:02:00Z">
        <w:r>
          <w:rPr>
            <w:rFonts w:hint="eastAsia"/>
            <w:sz w:val="24"/>
          </w:rPr>
          <w:t>H市</w:t>
        </w:r>
      </w:ins>
      <w:ins w:id="2031" w:author="Wei [2]" w:date="2026-05-23T16:03:12Z">
        <w:r>
          <w:rPr>
            <w:rFonts w:hint="eastAsia"/>
            <w:sz w:val="24"/>
            <w:lang w:val="en-US" w:eastAsia="zh-CN"/>
          </w:rPr>
          <w:t>为</w:t>
        </w:r>
      </w:ins>
      <w:ins w:id="2032" w:author="Wei [2]" w:date="2026-05-23T16:03:13Z">
        <w:r>
          <w:rPr>
            <w:rFonts w:hint="eastAsia"/>
            <w:sz w:val="24"/>
            <w:lang w:val="en-US" w:eastAsia="zh-CN"/>
          </w:rPr>
          <w:t>县级市，</w:t>
        </w:r>
      </w:ins>
      <w:r>
        <w:rPr>
          <w:rFonts w:hint="eastAsia"/>
          <w:sz w:val="24"/>
        </w:rPr>
        <w:t>矿产资源丰富，基层民主选举和乡村治理形势复杂</w:t>
      </w:r>
      <w:ins w:id="2033" w:author="孙程姣" w:date="2026-05-11T10:57:00Z">
        <w:r>
          <w:rPr>
            <w:rFonts w:hint="eastAsia"/>
            <w:sz w:val="24"/>
          </w:rPr>
          <w:t>。</w:t>
        </w:r>
      </w:ins>
      <w:r>
        <w:rPr>
          <w:rStyle w:val="17"/>
          <w:rFonts w:hint="eastAsia"/>
          <w:sz w:val="24"/>
        </w:rPr>
        <w:footnoteReference w:id="71"/>
      </w:r>
      <w:del w:id="2034" w:author="孙程姣" w:date="2026-05-11T10:57:00Z">
        <w:r>
          <w:rPr>
            <w:rFonts w:hint="eastAsia"/>
            <w:sz w:val="24"/>
          </w:rPr>
          <w:delText>。</w:delText>
        </w:r>
      </w:del>
      <w:r>
        <w:rPr>
          <w:rFonts w:hint="eastAsia"/>
          <w:sz w:val="24"/>
        </w:rPr>
        <w:t>为此，</w:t>
      </w:r>
      <w:del w:id="2035" w:author="Wei" w:date="2025-05-22T21:02:00Z">
        <w:r>
          <w:rPr>
            <w:rFonts w:hint="eastAsia"/>
            <w:sz w:val="24"/>
          </w:rPr>
          <w:delText>韩城市</w:delText>
        </w:r>
      </w:del>
      <w:ins w:id="2036" w:author="Wei" w:date="2025-05-22T21:02:00Z">
        <w:r>
          <w:rPr>
            <w:rFonts w:hint="eastAsia"/>
            <w:sz w:val="24"/>
          </w:rPr>
          <w:t>H</w:t>
        </w:r>
      </w:ins>
      <w:ins w:id="2037" w:author="Wei" w:date="2025-05-22T21:02:00Z">
        <w:r>
          <w:rPr>
            <w:rFonts w:hint="eastAsia"/>
            <w:color w:val="000000"/>
            <w:sz w:val="24"/>
          </w:rPr>
          <w:t>市</w:t>
        </w:r>
      </w:ins>
      <w:r>
        <w:rPr>
          <w:rFonts w:hint="eastAsia"/>
          <w:color w:val="000000"/>
          <w:sz w:val="24"/>
        </w:rPr>
        <w:t>市委</w:t>
      </w:r>
      <w:r>
        <w:rPr>
          <w:rFonts w:hint="eastAsia"/>
          <w:sz w:val="24"/>
        </w:rPr>
        <w:t>、市政府在“8不选”基础上制定了“13不选”的候选人负面清单。</w:t>
      </w:r>
      <w:ins w:id="2038" w:author="孙程姣" w:date="2026-05-11T10:59:00Z">
        <w:r>
          <w:rPr>
            <w:rFonts w:hint="eastAsia"/>
            <w:sz w:val="24"/>
          </w:rPr>
          <w:t>H市新增的5条内容，主要针对现任村干部中无法驻村的私营企业主</w:t>
        </w:r>
      </w:ins>
      <w:ins w:id="2039" w:author="孙程姣" w:date="2026-05-11T10:59:00Z">
        <w:del w:id="2040" w:author="Wei [2]" w:date="2026-05-23T15:55:18Z">
          <w:r>
            <w:rPr>
              <w:rFonts w:hint="eastAsia"/>
              <w:sz w:val="24"/>
            </w:rPr>
            <w:delText>村干部</w:delText>
          </w:r>
        </w:del>
      </w:ins>
      <w:ins w:id="2041" w:author="孙程姣" w:date="2026-05-11T10:59:00Z">
        <w:r>
          <w:rPr>
            <w:rFonts w:hint="eastAsia"/>
            <w:sz w:val="24"/>
          </w:rPr>
          <w:t>和派性</w:t>
        </w:r>
      </w:ins>
      <w:ins w:id="2042" w:author="Wei [2]" w:date="2026-05-23T15:55:24Z">
        <w:r>
          <w:rPr>
            <w:rFonts w:hint="eastAsia"/>
            <w:sz w:val="24"/>
            <w:lang w:val="en-US" w:eastAsia="zh-CN"/>
          </w:rPr>
          <w:t>观念</w:t>
        </w:r>
      </w:ins>
      <w:ins w:id="2043" w:author="孙程姣" w:date="2026-05-11T10:59:00Z">
        <w:r>
          <w:rPr>
            <w:rFonts w:hint="eastAsia"/>
            <w:sz w:val="24"/>
          </w:rPr>
          <w:t>严重的村干部，如上村干部非但不能回应群众需求，</w:t>
        </w:r>
      </w:ins>
      <w:ins w:id="2044" w:author="孙程姣" w:date="2026-05-11T10:59:00Z">
        <w:del w:id="2045" w:author="Wei [2]" w:date="2026-05-23T15:55:31Z">
          <w:r>
            <w:rPr>
              <w:rFonts w:hint="default"/>
              <w:sz w:val="24"/>
              <w:lang w:val="en-US"/>
            </w:rPr>
            <w:delText>反而</w:delText>
          </w:r>
        </w:del>
      </w:ins>
      <w:ins w:id="2046" w:author="Wei [2]" w:date="2026-05-23T15:55:31Z">
        <w:r>
          <w:rPr>
            <w:rFonts w:hint="eastAsia"/>
            <w:sz w:val="24"/>
            <w:lang w:val="en-US" w:eastAsia="zh-CN"/>
          </w:rPr>
          <w:t>还</w:t>
        </w:r>
      </w:ins>
      <w:ins w:id="2047" w:author="孙程姣" w:date="2026-05-11T10:59:00Z">
        <w:r>
          <w:rPr>
            <w:rFonts w:hint="eastAsia"/>
            <w:sz w:val="24"/>
          </w:rPr>
          <w:t>可能因处事不公而引起派性上访和群体冲突。根据H市的具体规定，</w:t>
        </w:r>
      </w:ins>
      <w:r>
        <w:rPr>
          <w:rFonts w:hint="eastAsia"/>
          <w:sz w:val="24"/>
        </w:rPr>
        <w:t>“13不选”的候选人</w:t>
      </w:r>
      <w:del w:id="2048" w:author="Wei" w:date="2025-05-22T20:31:00Z">
        <w:r>
          <w:rPr>
            <w:rFonts w:hint="eastAsia"/>
            <w:sz w:val="24"/>
          </w:rPr>
          <w:delText>大致</w:delText>
        </w:r>
      </w:del>
      <w:r>
        <w:rPr>
          <w:rFonts w:hint="eastAsia"/>
          <w:sz w:val="24"/>
        </w:rPr>
        <w:t>可以分为四类：第一类是因违法违纪受处罚未满规定时限的人，以及近三年内严重违反</w:t>
      </w:r>
      <w:del w:id="2049" w:author="Wei" w:date="2025-05-22T20:32:00Z">
        <w:r>
          <w:rPr>
            <w:rFonts w:hint="eastAsia"/>
            <w:sz w:val="24"/>
          </w:rPr>
          <w:delText>计划生育、</w:delText>
        </w:r>
      </w:del>
      <w:r>
        <w:rPr>
          <w:rFonts w:hint="eastAsia"/>
          <w:sz w:val="24"/>
        </w:rPr>
        <w:t>土地和环保政策的人；第二类是涉黑涉恶人员；第三类是品德低劣、威信低、失信或有不良嗜好之人；第四类是在选举中拉帮结派、操纵选举、破坏选举的人。</w:t>
      </w:r>
      <w:del w:id="2050" w:author="Wei" w:date="2025-05-22T21:02:00Z">
        <w:r>
          <w:rPr>
            <w:rFonts w:hint="eastAsia"/>
            <w:sz w:val="24"/>
          </w:rPr>
          <w:delText>韩城市</w:delText>
        </w:r>
      </w:del>
      <w:ins w:id="2051" w:author="Wei" w:date="2025-05-22T21:02:00Z">
        <w:del w:id="2052" w:author="孙程姣" w:date="2026-05-11T10:59:00Z">
          <w:r>
            <w:rPr>
              <w:rFonts w:hint="eastAsia"/>
              <w:sz w:val="24"/>
            </w:rPr>
            <w:delText>H市</w:delText>
          </w:r>
        </w:del>
      </w:ins>
      <w:del w:id="2053" w:author="孙程姣" w:date="2026-05-11T10:59:00Z">
        <w:r>
          <w:rPr>
            <w:rFonts w:hint="eastAsia"/>
            <w:sz w:val="24"/>
          </w:rPr>
          <w:delText>新增的5条内容，主要针对现任村干部中维持型村干部、无法驻村的私营企业主村干部</w:delText>
        </w:r>
      </w:del>
      <w:del w:id="2054" w:author="孙程姣" w:date="2026-05-11T10:58:00Z">
        <w:r>
          <w:rPr>
            <w:rFonts w:hint="eastAsia"/>
            <w:sz w:val="24"/>
          </w:rPr>
          <w:delText>以及</w:delText>
        </w:r>
      </w:del>
      <w:del w:id="2055" w:author="孙程姣" w:date="2026-05-11T10:59:00Z">
        <w:r>
          <w:rPr>
            <w:rFonts w:hint="eastAsia"/>
            <w:sz w:val="24"/>
          </w:rPr>
          <w:delText>派性严重的村干部，如上村干部非但不能回应群众需求，反而可能因处事不公而引起派性上访</w:delText>
        </w:r>
      </w:del>
      <w:del w:id="2056" w:author="孙程姣" w:date="2026-05-11T10:59:00Z">
        <w:r>
          <w:rPr>
            <w:sz w:val="24"/>
          </w:rPr>
          <w:delText>、</w:delText>
        </w:r>
      </w:del>
      <w:ins w:id="2057" w:author="Wei" w:date="2025-05-22T20:33:00Z">
        <w:del w:id="2058" w:author="孙程姣" w:date="2026-05-11T10:59:00Z">
          <w:r>
            <w:rPr>
              <w:rFonts w:hint="eastAsia"/>
              <w:sz w:val="24"/>
            </w:rPr>
            <w:delText>和</w:delText>
          </w:r>
        </w:del>
      </w:ins>
      <w:del w:id="2059" w:author="孙程姣" w:date="2026-05-11T10:59:00Z">
        <w:r>
          <w:rPr>
            <w:rFonts w:hint="eastAsia"/>
            <w:sz w:val="24"/>
          </w:rPr>
          <w:delText>群体冲突。</w:delText>
        </w:r>
      </w:del>
      <w:r>
        <w:rPr>
          <w:rFonts w:hint="eastAsia"/>
          <w:sz w:val="24"/>
        </w:rPr>
        <w:t>在村</w:t>
      </w:r>
      <w:ins w:id="2060" w:author="孙程姣" w:date="2026-05-11T10:58:00Z">
        <w:r>
          <w:rPr>
            <w:rFonts w:hint="eastAsia"/>
            <w:sz w:val="24"/>
          </w:rPr>
          <w:t>“</w:t>
        </w:r>
      </w:ins>
      <w:r>
        <w:rPr>
          <w:rFonts w:hint="eastAsia"/>
          <w:sz w:val="24"/>
        </w:rPr>
        <w:t>两委</w:t>
      </w:r>
      <w:ins w:id="2061" w:author="孙程姣" w:date="2026-05-11T10:58:00Z">
        <w:r>
          <w:rPr>
            <w:rFonts w:hint="eastAsia"/>
            <w:sz w:val="24"/>
          </w:rPr>
          <w:t>”</w:t>
        </w:r>
      </w:ins>
      <w:r>
        <w:rPr>
          <w:rFonts w:hint="eastAsia"/>
          <w:sz w:val="24"/>
        </w:rPr>
        <w:t>选举中，地方政府</w:t>
      </w:r>
      <w:del w:id="2062" w:author="Wei [2]" w:date="2026-05-23T15:56:10Z">
        <w:r>
          <w:rPr>
            <w:rFonts w:hint="eastAsia"/>
            <w:sz w:val="24"/>
          </w:rPr>
          <w:delText>列出负面清单，</w:delText>
        </w:r>
      </w:del>
      <w:r>
        <w:rPr>
          <w:rFonts w:hint="eastAsia"/>
          <w:sz w:val="24"/>
        </w:rPr>
        <w:t>将德行、才能和时间精力与村干部职务不匹配的人事先排除，有助于选民从公共理性角度做出选择。</w:t>
      </w:r>
    </w:p>
    <w:p w14:paraId="7C654F73">
      <w:pPr>
        <w:spacing w:line="324" w:lineRule="auto"/>
        <w:ind w:firstLine="480" w:firstLineChars="200"/>
        <w:rPr>
          <w:sz w:val="24"/>
        </w:rPr>
      </w:pPr>
      <w:r>
        <w:rPr>
          <w:rFonts w:hint="eastAsia"/>
          <w:sz w:val="24"/>
        </w:rPr>
        <w:t>为了保证</w:t>
      </w:r>
      <w:del w:id="2063" w:author="Wei" w:date="2025-05-22T20:33:00Z">
        <w:r>
          <w:rPr>
            <w:sz w:val="24"/>
          </w:rPr>
          <w:delText>成果</w:delText>
        </w:r>
      </w:del>
      <w:ins w:id="2064" w:author="Wei" w:date="2025-05-22T20:33:00Z">
        <w:r>
          <w:rPr>
            <w:rFonts w:hint="eastAsia"/>
            <w:sz w:val="24"/>
          </w:rPr>
          <w:t>结果</w:t>
        </w:r>
      </w:ins>
      <w:r>
        <w:rPr>
          <w:rFonts w:hint="eastAsia"/>
          <w:sz w:val="24"/>
        </w:rPr>
        <w:t>民主，</w:t>
      </w:r>
      <w:del w:id="2065" w:author="Wei" w:date="2025-05-22T21:02:00Z">
        <w:r>
          <w:rPr>
            <w:rFonts w:hint="eastAsia"/>
            <w:sz w:val="24"/>
          </w:rPr>
          <w:delText>韩城市</w:delText>
        </w:r>
      </w:del>
      <w:ins w:id="2066" w:author="Wei" w:date="2025-05-22T21:02:00Z">
        <w:r>
          <w:rPr>
            <w:rFonts w:hint="eastAsia"/>
            <w:sz w:val="24"/>
          </w:rPr>
          <w:t>H</w:t>
        </w:r>
      </w:ins>
      <w:ins w:id="2067" w:author="Wei" w:date="2025-05-22T21:02:00Z">
        <w:r>
          <w:rPr>
            <w:rFonts w:hint="eastAsia"/>
            <w:color w:val="000000"/>
            <w:sz w:val="24"/>
            <w:rPrChange w:id="2068" w:author="孙程姣" w:date="2026-05-11T14:29:00Z">
              <w:rPr>
                <w:rFonts w:hint="eastAsia"/>
                <w:sz w:val="24"/>
              </w:rPr>
            </w:rPrChange>
          </w:rPr>
          <w:t>市</w:t>
        </w:r>
      </w:ins>
      <w:r>
        <w:rPr>
          <w:rFonts w:hint="eastAsia"/>
          <w:sz w:val="24"/>
        </w:rPr>
        <w:t>除了在候选人资格方面做出严格规定，还推动候选人签署当选后的履职</w:t>
      </w:r>
      <w:del w:id="2069" w:author="Wei" w:date="2025-05-22T20:34:00Z">
        <w:r>
          <w:rPr>
            <w:rFonts w:hint="eastAsia"/>
            <w:sz w:val="24"/>
          </w:rPr>
          <w:delText>或辞职</w:delText>
        </w:r>
      </w:del>
      <w:r>
        <w:rPr>
          <w:rFonts w:hint="eastAsia"/>
          <w:sz w:val="24"/>
        </w:rPr>
        <w:t>承诺。“4承诺”</w:t>
      </w:r>
      <w:del w:id="2070" w:author="Wei" w:date="2025-05-22T20:34:00Z">
        <w:r>
          <w:rPr>
            <w:rFonts w:hint="eastAsia"/>
            <w:sz w:val="24"/>
          </w:rPr>
          <w:delText>即</w:delText>
        </w:r>
      </w:del>
      <w:ins w:id="2071" w:author="Wei" w:date="2025-05-22T20:34:00Z">
        <w:r>
          <w:rPr>
            <w:rFonts w:hint="eastAsia"/>
            <w:sz w:val="24"/>
          </w:rPr>
          <w:t>是</w:t>
        </w:r>
      </w:ins>
      <w:r>
        <w:rPr>
          <w:rFonts w:hint="eastAsia"/>
          <w:sz w:val="24"/>
        </w:rPr>
        <w:t>要求村干部因工作不力而辞职的承诺，包括：村级集体经济运转不正常</w:t>
      </w:r>
      <w:del w:id="2072" w:author="Wei" w:date="2025-05-22T20:34:00Z">
        <w:r>
          <w:rPr>
            <w:rFonts w:hint="eastAsia"/>
            <w:sz w:val="24"/>
          </w:rPr>
          <w:delText>，</w:delText>
        </w:r>
      </w:del>
      <w:ins w:id="2073" w:author="Wei" w:date="2025-05-22T20:34:00Z">
        <w:r>
          <w:rPr>
            <w:rFonts w:hint="eastAsia"/>
            <w:sz w:val="24"/>
          </w:rPr>
          <w:t>；</w:t>
        </w:r>
      </w:ins>
      <w:r>
        <w:rPr>
          <w:rFonts w:hint="eastAsia"/>
          <w:sz w:val="24"/>
        </w:rPr>
        <w:t>人居环境、公共服务治理无明显改善</w:t>
      </w:r>
      <w:del w:id="2074" w:author="Wei" w:date="2025-05-22T20:34:00Z">
        <w:r>
          <w:rPr>
            <w:rFonts w:hint="eastAsia"/>
            <w:sz w:val="24"/>
          </w:rPr>
          <w:delText>，</w:delText>
        </w:r>
      </w:del>
      <w:ins w:id="2075" w:author="Wei" w:date="2025-05-22T20:34:00Z">
        <w:r>
          <w:rPr>
            <w:rFonts w:hint="eastAsia"/>
            <w:sz w:val="24"/>
          </w:rPr>
          <w:t>；</w:t>
        </w:r>
      </w:ins>
      <w:r>
        <w:rPr>
          <w:rFonts w:hint="eastAsia"/>
          <w:sz w:val="24"/>
        </w:rPr>
        <w:t>主导产业不明晰</w:t>
      </w:r>
      <w:del w:id="2076" w:author="Wei" w:date="2025-05-22T20:34:00Z">
        <w:r>
          <w:rPr>
            <w:rFonts w:hint="eastAsia"/>
            <w:sz w:val="24"/>
          </w:rPr>
          <w:delText>，</w:delText>
        </w:r>
      </w:del>
      <w:ins w:id="2077" w:author="Wei" w:date="2025-05-22T20:34:00Z">
        <w:r>
          <w:rPr>
            <w:rFonts w:hint="eastAsia"/>
            <w:sz w:val="24"/>
          </w:rPr>
          <w:t>；</w:t>
        </w:r>
      </w:ins>
      <w:r>
        <w:rPr>
          <w:rFonts w:hint="eastAsia"/>
          <w:sz w:val="24"/>
        </w:rPr>
        <w:t>在试用期内未践行个人承诺或践行承诺不力、工作推进明显迟滞</w:t>
      </w:r>
      <w:del w:id="2078" w:author="孙程姣" w:date="2026-05-11T11:00:00Z">
        <w:r>
          <w:rPr>
            <w:rFonts w:hint="eastAsia"/>
            <w:sz w:val="24"/>
          </w:rPr>
          <w:delText>等四个方面</w:delText>
        </w:r>
      </w:del>
      <w:r>
        <w:rPr>
          <w:rFonts w:hint="eastAsia"/>
          <w:sz w:val="24"/>
        </w:rPr>
        <w:t>。地方政府以简明扼要、利于传播的政策语言表达了党和政府对村干部候选人的基本要求，有力排除灰黑势力、</w:t>
      </w:r>
      <w:del w:id="2079" w:author="Wei" w:date="2025-05-22T20:34:00Z">
        <w:r>
          <w:rPr>
            <w:rFonts w:hint="eastAsia"/>
            <w:sz w:val="24"/>
          </w:rPr>
          <w:delText>宗教势力、</w:delText>
        </w:r>
      </w:del>
      <w:r>
        <w:rPr>
          <w:rFonts w:hint="eastAsia"/>
          <w:sz w:val="24"/>
        </w:rPr>
        <w:t>家族势力及在任村干部对民主选举的干扰。</w:t>
      </w:r>
    </w:p>
    <w:p w14:paraId="600F39D3">
      <w:pPr>
        <w:spacing w:line="324" w:lineRule="auto"/>
        <w:rPr>
          <w:rFonts w:hint="eastAsia" w:ascii="黑体" w:hAnsi="黑体" w:eastAsia="黑体" w:cs="黑体"/>
          <w:sz w:val="24"/>
        </w:rPr>
      </w:pPr>
      <w:r>
        <w:rPr>
          <w:rFonts w:hint="eastAsia" w:ascii="黑体" w:hAnsi="黑体" w:eastAsia="黑体" w:cs="黑体"/>
          <w:sz w:val="24"/>
        </w:rPr>
        <w:t>（二）选中调控：民主选举的程序正义保障</w:t>
      </w:r>
    </w:p>
    <w:p w14:paraId="1BFF0D5F">
      <w:pPr>
        <w:spacing w:line="324" w:lineRule="auto"/>
        <w:ind w:firstLine="480" w:firstLineChars="200"/>
        <w:rPr>
          <w:sz w:val="24"/>
        </w:rPr>
      </w:pPr>
      <w:r>
        <w:rPr>
          <w:rFonts w:hint="eastAsia"/>
          <w:sz w:val="24"/>
        </w:rPr>
        <w:t>经过</w:t>
      </w:r>
      <w:del w:id="2080" w:author="Wei [2]" w:date="2026-05-23T15:57:11Z">
        <w:r>
          <w:rPr>
            <w:rFonts w:hint="default"/>
            <w:sz w:val="24"/>
            <w:lang w:val="en-US"/>
          </w:rPr>
          <w:delText>长时间</w:delText>
        </w:r>
      </w:del>
      <w:ins w:id="2081" w:author="Wei [2]" w:date="2026-05-23T15:57:13Z">
        <w:r>
          <w:rPr>
            <w:rFonts w:hint="eastAsia"/>
            <w:sz w:val="24"/>
            <w:lang w:val="en-US" w:eastAsia="zh-CN"/>
          </w:rPr>
          <w:t>实践</w:t>
        </w:r>
      </w:ins>
      <w:r>
        <w:rPr>
          <w:rFonts w:hint="eastAsia"/>
          <w:sz w:val="24"/>
        </w:rPr>
        <w:t>探索，</w:t>
      </w:r>
      <w:del w:id="2082" w:author="Wei [2]" w:date="2026-05-23T15:57:15Z">
        <w:r>
          <w:rPr>
            <w:rFonts w:hint="eastAsia"/>
            <w:sz w:val="24"/>
          </w:rPr>
          <w:delText>各</w:delText>
        </w:r>
      </w:del>
      <w:r>
        <w:rPr>
          <w:rFonts w:hint="eastAsia"/>
          <w:sz w:val="24"/>
        </w:rPr>
        <w:t>地方党委发展出一套保障民主选举秩序的工作方法，例如事前摸排候选人、工作组进驻村庄、安排警员维持现场秩序</w:t>
      </w:r>
      <w:del w:id="2083" w:author="孙程姣" w:date="2026-05-11T11:01:00Z">
        <w:r>
          <w:rPr>
            <w:rFonts w:hint="eastAsia"/>
            <w:sz w:val="24"/>
          </w:rPr>
          <w:delText>等</w:delText>
        </w:r>
      </w:del>
      <w:r>
        <w:rPr>
          <w:rFonts w:hint="eastAsia"/>
          <w:sz w:val="24"/>
        </w:rPr>
        <w:t>。然而，在规则缺失或规则模糊的情形下，同一地区不同村庄的选举效果因人（工作组）而异。</w:t>
      </w:r>
      <w:del w:id="2084" w:author="Wei" w:date="2025-05-22T21:02:00Z">
        <w:r>
          <w:rPr>
            <w:rFonts w:hint="eastAsia"/>
            <w:sz w:val="24"/>
          </w:rPr>
          <w:delText>韩城市</w:delText>
        </w:r>
      </w:del>
      <w:ins w:id="2085" w:author="Wei" w:date="2025-05-22T21:02:00Z">
        <w:r>
          <w:rPr>
            <w:rFonts w:hint="eastAsia"/>
            <w:sz w:val="24"/>
          </w:rPr>
          <w:t>H</w:t>
        </w:r>
      </w:ins>
      <w:ins w:id="2086" w:author="Wei" w:date="2025-05-22T21:02:00Z">
        <w:r>
          <w:rPr>
            <w:rFonts w:hint="eastAsia"/>
            <w:color w:val="000000"/>
            <w:sz w:val="24"/>
            <w:rPrChange w:id="2087" w:author="孙程姣" w:date="2026-05-11T14:29:00Z">
              <w:rPr>
                <w:rFonts w:hint="eastAsia"/>
                <w:sz w:val="24"/>
              </w:rPr>
            </w:rPrChange>
          </w:rPr>
          <w:t>市</w:t>
        </w:r>
      </w:ins>
      <w:r>
        <w:rPr>
          <w:rFonts w:hint="eastAsia"/>
          <w:sz w:val="24"/>
        </w:rPr>
        <w:t>提出的“5选13不选4承诺”贯穿</w:t>
      </w:r>
      <w:r>
        <w:rPr>
          <w:rFonts w:hint="eastAsia"/>
          <w:color w:val="000000"/>
          <w:sz w:val="24"/>
          <w:rPrChange w:id="2088" w:author="孙程姣" w:date="2026-05-11T14:29:00Z">
            <w:rPr>
              <w:rFonts w:hint="eastAsia"/>
              <w:sz w:val="24"/>
            </w:rPr>
          </w:rPrChange>
        </w:rPr>
        <w:t>村</w:t>
      </w:r>
      <w:ins w:id="2089" w:author="孙程姣" w:date="2026-05-11T11:01:00Z">
        <w:r>
          <w:rPr>
            <w:rFonts w:hint="eastAsia"/>
            <w:sz w:val="24"/>
          </w:rPr>
          <w:t>“</w:t>
        </w:r>
      </w:ins>
      <w:r>
        <w:rPr>
          <w:rFonts w:hint="eastAsia"/>
          <w:sz w:val="24"/>
        </w:rPr>
        <w:t>两委</w:t>
      </w:r>
      <w:ins w:id="2090" w:author="孙程姣" w:date="2026-05-11T11:01:00Z">
        <w:r>
          <w:rPr>
            <w:rFonts w:hint="eastAsia"/>
            <w:sz w:val="24"/>
          </w:rPr>
          <w:t>”</w:t>
        </w:r>
      </w:ins>
      <w:r>
        <w:rPr>
          <w:rFonts w:hint="eastAsia"/>
          <w:sz w:val="24"/>
        </w:rPr>
        <w:t>组织选举始终，加强了选举过程监督，提升了选举流程标准化水平。</w:t>
      </w:r>
    </w:p>
    <w:p w14:paraId="1D43CC64">
      <w:pPr>
        <w:spacing w:line="324" w:lineRule="auto"/>
        <w:ind w:firstLine="480" w:firstLineChars="200"/>
        <w:rPr>
          <w:ins w:id="2091" w:author="Wei" w:date="2025-05-22T20:39:00Z"/>
          <w:sz w:val="24"/>
        </w:rPr>
      </w:pPr>
      <w:del w:id="2092" w:author="Wei [2]" w:date="2026-05-23T17:01:07Z">
        <w:r>
          <w:rPr>
            <w:rFonts w:hint="eastAsia"/>
            <w:sz w:val="24"/>
          </w:rPr>
          <w:delText>陕西省</w:delText>
        </w:r>
      </w:del>
      <w:ins w:id="2093" w:author="Wei [2]" w:date="2026-05-23T17:01:07Z">
        <w:r>
          <w:rPr>
            <w:rFonts w:hint="eastAsia"/>
            <w:sz w:val="24"/>
            <w:lang w:eastAsia="zh-CN"/>
          </w:rPr>
          <w:t>S省</w:t>
        </w:r>
      </w:ins>
      <w:ins w:id="2094" w:author="Wei [2]" w:date="2026-05-23T17:02:17Z">
        <w:r>
          <w:rPr>
            <w:rFonts w:hint="eastAsia"/>
            <w:sz w:val="24"/>
            <w:lang w:val="en-US" w:eastAsia="zh-CN"/>
          </w:rPr>
          <w:t>的</w:t>
        </w:r>
      </w:ins>
      <w:r>
        <w:rPr>
          <w:rFonts w:hint="eastAsia"/>
          <w:sz w:val="24"/>
        </w:rPr>
        <w:t>村委会换届选举采取预选和正式选两轮投票的方式，预选通过选票确定入围候选人名单，正式选举通过差额选举模式确定最终的村委会组织人员（村委会主任、副主任、村委委员）。按照组织程序，各村选举委员会应将村委会预选结果</w:t>
      </w:r>
      <w:del w:id="2095" w:author="Wei" w:date="2025-05-22T20:37:00Z">
        <w:r>
          <w:rPr>
            <w:rFonts w:hint="eastAsia"/>
            <w:sz w:val="24"/>
          </w:rPr>
          <w:delText>即村委会组织候选人名单，</w:delText>
        </w:r>
      </w:del>
      <w:r>
        <w:rPr>
          <w:rFonts w:hint="eastAsia"/>
          <w:sz w:val="24"/>
        </w:rPr>
        <w:t>报送乡镇或街道政府，由乡镇或街道政府批准后张榜公布。2018年，</w:t>
      </w:r>
      <w:del w:id="2096" w:author="Wei" w:date="2025-05-22T21:02:00Z">
        <w:r>
          <w:rPr>
            <w:rFonts w:hint="eastAsia"/>
            <w:sz w:val="24"/>
          </w:rPr>
          <w:delText>韩城市</w:delText>
        </w:r>
      </w:del>
      <w:ins w:id="2097" w:author="Wei" w:date="2025-05-22T21:02:00Z">
        <w:r>
          <w:rPr>
            <w:rFonts w:hint="eastAsia"/>
            <w:sz w:val="24"/>
          </w:rPr>
          <w:t>H市</w:t>
        </w:r>
      </w:ins>
      <w:r>
        <w:rPr>
          <w:rFonts w:hint="eastAsia"/>
          <w:sz w:val="24"/>
        </w:rPr>
        <w:t>采取了将预选结果报送市委组织部</w:t>
      </w:r>
      <w:ins w:id="2098" w:author="Wei" w:date="2025-05-22T20:37:00Z">
        <w:r>
          <w:rPr>
            <w:rFonts w:hint="eastAsia"/>
            <w:sz w:val="24"/>
          </w:rPr>
          <w:t>联合</w:t>
        </w:r>
      </w:ins>
      <w:r>
        <w:rPr>
          <w:rFonts w:hint="eastAsia"/>
          <w:sz w:val="24"/>
        </w:rPr>
        <w:t>审查的模式</w:t>
      </w:r>
      <w:del w:id="2099" w:author="Wei" w:date="2025-05-22T20:37:00Z">
        <w:r>
          <w:rPr>
            <w:rFonts w:hint="eastAsia"/>
            <w:sz w:val="24"/>
          </w:rPr>
          <w:delText>，即</w:delText>
        </w:r>
      </w:del>
      <w:ins w:id="2100" w:author="Wei" w:date="2025-05-22T20:37:00Z">
        <w:r>
          <w:rPr>
            <w:rFonts w:hint="eastAsia"/>
            <w:sz w:val="24"/>
          </w:rPr>
          <w:t>。</w:t>
        </w:r>
      </w:ins>
      <w:del w:id="2101" w:author="Wei" w:date="2025-05-22T21:02:00Z">
        <w:r>
          <w:rPr>
            <w:rFonts w:hint="eastAsia"/>
            <w:sz w:val="24"/>
          </w:rPr>
          <w:delText>韩城市</w:delText>
        </w:r>
      </w:del>
      <w:ins w:id="2102" w:author="Wei" w:date="2025-05-22T21:02:00Z">
        <w:r>
          <w:rPr>
            <w:rFonts w:hint="eastAsia"/>
            <w:sz w:val="24"/>
          </w:rPr>
          <w:t>H</w:t>
        </w:r>
      </w:ins>
      <w:ins w:id="2103" w:author="Wei" w:date="2025-05-22T21:02:00Z">
        <w:r>
          <w:rPr>
            <w:rFonts w:hint="eastAsia"/>
            <w:color w:val="000000"/>
            <w:sz w:val="24"/>
          </w:rPr>
          <w:t>市</w:t>
        </w:r>
      </w:ins>
      <w:r>
        <w:rPr>
          <w:rFonts w:hint="eastAsia"/>
          <w:color w:val="000000"/>
          <w:sz w:val="24"/>
        </w:rPr>
        <w:t>市委</w:t>
      </w:r>
      <w:r>
        <w:rPr>
          <w:rFonts w:hint="eastAsia"/>
          <w:color w:val="000000"/>
          <w:sz w:val="24"/>
          <w:rPrChange w:id="2104" w:author="孙程姣" w:date="2026-05-11T14:29:00Z">
            <w:rPr>
              <w:rFonts w:hint="eastAsia"/>
              <w:sz w:val="24"/>
            </w:rPr>
          </w:rPrChange>
        </w:rPr>
        <w:t>组织部</w:t>
      </w:r>
      <w:r>
        <w:rPr>
          <w:rFonts w:hint="eastAsia"/>
          <w:sz w:val="24"/>
        </w:rPr>
        <w:t>牵头八个部门</w:t>
      </w:r>
      <w:ins w:id="2105" w:author="孙程姣" w:date="2026-05-11T11:02:00Z">
        <w:r>
          <w:rPr>
            <w:rFonts w:hint="eastAsia"/>
            <w:sz w:val="24"/>
          </w:rPr>
          <w:t>，</w:t>
        </w:r>
      </w:ins>
      <w:r>
        <w:rPr>
          <w:rStyle w:val="17"/>
          <w:rFonts w:hint="eastAsia"/>
          <w:sz w:val="24"/>
        </w:rPr>
        <w:footnoteReference w:id="72"/>
      </w:r>
      <w:r>
        <w:rPr>
          <w:rFonts w:hint="eastAsia"/>
          <w:sz w:val="24"/>
        </w:rPr>
        <w:t>根据“13不选”的标准，联合对</w:t>
      </w:r>
      <w:r>
        <w:rPr>
          <w:rFonts w:hint="eastAsia"/>
          <w:color w:val="000000"/>
          <w:sz w:val="24"/>
          <w:rPrChange w:id="2106" w:author="孙程姣" w:date="2026-05-11T14:29:00Z">
            <w:rPr>
              <w:rFonts w:hint="eastAsia"/>
              <w:sz w:val="24"/>
            </w:rPr>
          </w:rPrChange>
        </w:rPr>
        <w:t>村</w:t>
      </w:r>
      <w:ins w:id="2107" w:author="孙程姣" w:date="2026-05-11T11:02:00Z">
        <w:r>
          <w:rPr>
            <w:rFonts w:hint="eastAsia"/>
            <w:sz w:val="24"/>
          </w:rPr>
          <w:t>“</w:t>
        </w:r>
      </w:ins>
      <w:r>
        <w:rPr>
          <w:rFonts w:hint="eastAsia"/>
          <w:sz w:val="24"/>
        </w:rPr>
        <w:t>两委</w:t>
      </w:r>
      <w:ins w:id="2108" w:author="孙程姣" w:date="2026-05-11T11:02:00Z">
        <w:r>
          <w:rPr>
            <w:rFonts w:hint="eastAsia"/>
            <w:sz w:val="24"/>
          </w:rPr>
          <w:t>”</w:t>
        </w:r>
      </w:ins>
      <w:r>
        <w:rPr>
          <w:rFonts w:hint="eastAsia"/>
          <w:sz w:val="24"/>
        </w:rPr>
        <w:t>候选人进行资格审查。</w:t>
      </w:r>
      <w:ins w:id="2109" w:author="Wei" w:date="2025-05-22T20:37:00Z">
        <w:commentRangeStart w:id="36"/>
        <w:commentRangeStart w:id="37"/>
        <w:r>
          <w:rPr>
            <w:rFonts w:hint="eastAsia"/>
            <w:sz w:val="24"/>
            <w:highlight w:val="yellow"/>
            <w:rPrChange w:id="2110" w:author="孙程姣" w:date="2026-05-11T11:04:00Z">
              <w:rPr>
                <w:rFonts w:hint="eastAsia"/>
                <w:sz w:val="24"/>
              </w:rPr>
            </w:rPrChange>
          </w:rPr>
          <w:t>据</w:t>
        </w:r>
      </w:ins>
      <w:ins w:id="2111" w:author="Wei [2]" w:date="2026-05-23T15:57:46Z">
        <w:r>
          <w:rPr>
            <w:rFonts w:hint="eastAsia"/>
            <w:sz w:val="24"/>
            <w:highlight w:val="yellow"/>
            <w:lang w:val="en-US" w:eastAsia="zh-CN"/>
          </w:rPr>
          <w:t>H</w:t>
        </w:r>
      </w:ins>
      <w:ins w:id="2112" w:author="Wei [2]" w:date="2026-05-23T15:57:48Z">
        <w:r>
          <w:rPr>
            <w:rFonts w:hint="eastAsia"/>
            <w:sz w:val="24"/>
            <w:highlight w:val="yellow"/>
            <w:lang w:val="en-US" w:eastAsia="zh-CN"/>
          </w:rPr>
          <w:t>市</w:t>
        </w:r>
      </w:ins>
      <w:ins w:id="2113" w:author="Wei [2]" w:date="2026-05-23T15:58:18Z">
        <w:r>
          <w:rPr>
            <w:rFonts w:hint="eastAsia"/>
            <w:sz w:val="24"/>
            <w:highlight w:val="yellow"/>
            <w:lang w:val="en-US" w:eastAsia="zh-CN"/>
          </w:rPr>
          <w:t>市委</w:t>
        </w:r>
      </w:ins>
      <w:ins w:id="2114" w:author="Wei [2]" w:date="2026-05-23T15:57:49Z">
        <w:r>
          <w:rPr>
            <w:rFonts w:hint="eastAsia"/>
            <w:sz w:val="24"/>
            <w:highlight w:val="yellow"/>
            <w:lang w:val="en-US" w:eastAsia="zh-CN"/>
          </w:rPr>
          <w:t>组织</w:t>
        </w:r>
      </w:ins>
      <w:ins w:id="2115" w:author="Wei [2]" w:date="2026-05-23T15:57:50Z">
        <w:r>
          <w:rPr>
            <w:rFonts w:hint="eastAsia"/>
            <w:sz w:val="24"/>
            <w:highlight w:val="yellow"/>
            <w:lang w:val="en-US" w:eastAsia="zh-CN"/>
          </w:rPr>
          <w:t>部</w:t>
        </w:r>
      </w:ins>
      <w:ins w:id="2116" w:author="Wei [2]" w:date="2026-05-23T15:57:51Z">
        <w:r>
          <w:rPr>
            <w:rFonts w:hint="eastAsia"/>
            <w:sz w:val="24"/>
            <w:highlight w:val="yellow"/>
            <w:lang w:val="en-US" w:eastAsia="zh-CN"/>
          </w:rPr>
          <w:t>提供的</w:t>
        </w:r>
      </w:ins>
      <w:ins w:id="2117" w:author="Wei [2]" w:date="2026-05-23T15:57:52Z">
        <w:r>
          <w:rPr>
            <w:rFonts w:hint="eastAsia"/>
            <w:sz w:val="24"/>
            <w:highlight w:val="yellow"/>
            <w:lang w:val="en-US" w:eastAsia="zh-CN"/>
          </w:rPr>
          <w:t>数据</w:t>
        </w:r>
      </w:ins>
      <w:ins w:id="2118" w:author="Wei [2]" w:date="2026-05-23T15:57:56Z">
        <w:r>
          <w:rPr>
            <w:rFonts w:hint="eastAsia"/>
            <w:sz w:val="24"/>
            <w:highlight w:val="yellow"/>
            <w:lang w:val="en-US" w:eastAsia="zh-CN"/>
          </w:rPr>
          <w:t>显示</w:t>
        </w:r>
      </w:ins>
      <w:ins w:id="2119" w:author="Wei" w:date="2025-05-22T20:37:00Z">
        <w:del w:id="2120" w:author="Wei [2]" w:date="2026-05-23T15:57:56Z">
          <w:r>
            <w:rPr>
              <w:rFonts w:hint="eastAsia"/>
              <w:sz w:val="24"/>
              <w:highlight w:val="yellow"/>
              <w:rPrChange w:id="2121" w:author="孙程姣" w:date="2026-05-11T11:04:00Z">
                <w:rPr>
                  <w:rFonts w:hint="eastAsia"/>
                  <w:sz w:val="24"/>
                </w:rPr>
              </w:rPrChange>
            </w:rPr>
            <w:delText>统</w:delText>
          </w:r>
        </w:del>
      </w:ins>
      <w:ins w:id="2124" w:author="Wei" w:date="2025-05-22T20:37:00Z">
        <w:del w:id="2125" w:author="Wei [2]" w:date="2026-05-23T15:57:57Z">
          <w:r>
            <w:rPr>
              <w:rFonts w:hint="eastAsia"/>
              <w:sz w:val="24"/>
              <w:highlight w:val="yellow"/>
              <w:rPrChange w:id="2126" w:author="孙程姣" w:date="2026-05-11T11:04:00Z">
                <w:rPr>
                  <w:rFonts w:hint="eastAsia"/>
                  <w:sz w:val="24"/>
                </w:rPr>
              </w:rPrChange>
            </w:rPr>
            <w:delText>计</w:delText>
          </w:r>
        </w:del>
      </w:ins>
      <w:ins w:id="2129" w:author="Wei" w:date="2025-05-22T20:37:00Z">
        <w:r>
          <w:rPr>
            <w:rFonts w:hint="eastAsia"/>
            <w:sz w:val="24"/>
            <w:highlight w:val="yellow"/>
            <w:rPrChange w:id="2130" w:author="孙程姣" w:date="2026-05-11T11:04:00Z">
              <w:rPr>
                <w:rFonts w:hint="eastAsia"/>
                <w:sz w:val="24"/>
              </w:rPr>
            </w:rPrChange>
          </w:rPr>
          <w:t>，</w:t>
        </w:r>
        <w:commentRangeEnd w:id="36"/>
      </w:ins>
      <w:r>
        <w:rPr>
          <w:rStyle w:val="16"/>
        </w:rPr>
        <w:commentReference w:id="36"/>
      </w:r>
      <w:commentRangeEnd w:id="37"/>
      <w:r>
        <w:commentReference w:id="37"/>
      </w:r>
      <w:r>
        <w:rPr>
          <w:rFonts w:hint="eastAsia"/>
          <w:sz w:val="24"/>
        </w:rPr>
        <w:t>2018</w:t>
      </w:r>
      <w:ins w:id="2131" w:author="孙程姣" w:date="2026-05-11T11:02:00Z">
        <w:r>
          <w:rPr>
            <w:rFonts w:hint="eastAsia"/>
            <w:sz w:val="24"/>
          </w:rPr>
          <w:t>—</w:t>
        </w:r>
      </w:ins>
      <w:del w:id="2132" w:author="孙程姣" w:date="2026-05-11T11:02:00Z">
        <w:r>
          <w:rPr>
            <w:rFonts w:hint="eastAsia"/>
            <w:sz w:val="24"/>
          </w:rPr>
          <w:delText>-</w:delText>
        </w:r>
      </w:del>
      <w:r>
        <w:rPr>
          <w:rFonts w:hint="eastAsia"/>
          <w:sz w:val="24"/>
        </w:rPr>
        <w:t>2019村</w:t>
      </w:r>
      <w:ins w:id="2133" w:author="孙程姣" w:date="2026-05-11T11:03:00Z">
        <w:r>
          <w:rPr>
            <w:rFonts w:hint="eastAsia"/>
            <w:sz w:val="24"/>
          </w:rPr>
          <w:t>“</w:t>
        </w:r>
      </w:ins>
      <w:r>
        <w:rPr>
          <w:rFonts w:hint="eastAsia"/>
          <w:sz w:val="24"/>
        </w:rPr>
        <w:t>两委</w:t>
      </w:r>
      <w:ins w:id="2134" w:author="孙程姣" w:date="2026-05-11T11:03:00Z">
        <w:r>
          <w:rPr>
            <w:rFonts w:hint="eastAsia"/>
            <w:sz w:val="24"/>
          </w:rPr>
          <w:t>”</w:t>
        </w:r>
      </w:ins>
      <w:r>
        <w:rPr>
          <w:rFonts w:hint="eastAsia"/>
          <w:sz w:val="24"/>
        </w:rPr>
        <w:t>换届期间，全市审查候选人总数达</w:t>
      </w:r>
      <w:r>
        <w:rPr>
          <w:rFonts w:hint="eastAsia"/>
          <w:color w:val="000000"/>
          <w:sz w:val="24"/>
        </w:rPr>
        <w:t>2800</w:t>
      </w:r>
      <w:r>
        <w:rPr>
          <w:rFonts w:hint="eastAsia"/>
          <w:sz w:val="24"/>
        </w:rPr>
        <w:t>人次，平均每个村或社区14人次，其中被取消候选人资格的有120多人，</w:t>
      </w:r>
      <w:ins w:id="2135" w:author="孙程姣" w:date="2026-05-11T11:04:00Z">
        <w:commentRangeStart w:id="38"/>
        <w:r>
          <w:rPr>
            <w:rFonts w:hint="eastAsia"/>
            <w:sz w:val="24"/>
            <w:highlight w:val="yellow"/>
            <w:rPrChange w:id="2136" w:author="孙程姣" w:date="2026-05-11T11:12:00Z">
              <w:rPr>
                <w:rFonts w:hint="eastAsia"/>
                <w:sz w:val="24"/>
              </w:rPr>
            </w:rPrChange>
          </w:rPr>
          <w:t>“</w:t>
        </w:r>
      </w:ins>
      <w:r>
        <w:rPr>
          <w:rFonts w:hint="eastAsia"/>
          <w:sz w:val="24"/>
          <w:highlight w:val="yellow"/>
          <w:rPrChange w:id="2137" w:author="孙程姣" w:date="2026-05-11T11:12:00Z">
            <w:rPr>
              <w:rFonts w:hint="eastAsia"/>
              <w:sz w:val="24"/>
            </w:rPr>
          </w:rPrChange>
        </w:rPr>
        <w:t>一</w:t>
      </w:r>
      <w:del w:id="2138" w:author="Wei [2]" w:date="2026-05-23T19:55:23Z">
        <w:r>
          <w:rPr>
            <w:rFonts w:hint="default"/>
            <w:sz w:val="24"/>
            <w:highlight w:val="yellow"/>
            <w:rPrChange w:id="2139" w:author="孙程姣" w:date="2026-05-11T11:12:00Z">
              <w:rPr>
                <w:rFonts w:hint="eastAsia"/>
                <w:sz w:val="24"/>
              </w:rPr>
            </w:rPrChange>
          </w:rPr>
          <w:delText>人</w:delText>
        </w:r>
      </w:del>
      <w:ins w:id="2141" w:author="Wei [2]" w:date="2026-05-23T19:55:25Z">
        <w:r>
          <w:rPr>
            <w:rFonts w:hint="eastAsia"/>
            <w:sz w:val="24"/>
            <w:highlight w:val="yellow"/>
            <w:lang w:val="en-US" w:eastAsia="zh-CN"/>
          </w:rPr>
          <w:t>事</w:t>
        </w:r>
      </w:ins>
      <w:r>
        <w:rPr>
          <w:rFonts w:hint="eastAsia"/>
          <w:sz w:val="24"/>
          <w:highlight w:val="yellow"/>
          <w:rPrChange w:id="2142" w:author="孙程姣" w:date="2026-05-11T11:12:00Z">
            <w:rPr>
              <w:rFonts w:hint="eastAsia"/>
              <w:sz w:val="24"/>
            </w:rPr>
          </w:rPrChange>
        </w:rPr>
        <w:t>一报</w:t>
      </w:r>
      <w:ins w:id="2143" w:author="孙程姣" w:date="2026-05-11T11:04:00Z">
        <w:r>
          <w:rPr>
            <w:rFonts w:hint="eastAsia"/>
            <w:sz w:val="24"/>
            <w:highlight w:val="yellow"/>
            <w:rPrChange w:id="2144" w:author="孙程姣" w:date="2026-05-11T11:12:00Z">
              <w:rPr>
                <w:rFonts w:hint="eastAsia"/>
                <w:sz w:val="24"/>
              </w:rPr>
            </w:rPrChange>
          </w:rPr>
          <w:t>”</w:t>
        </w:r>
      </w:ins>
      <w:r>
        <w:rPr>
          <w:rFonts w:hint="eastAsia"/>
          <w:sz w:val="24"/>
          <w:highlight w:val="yellow"/>
          <w:rPrChange w:id="2145" w:author="孙程姣" w:date="2026-05-11T11:12:00Z">
            <w:rPr>
              <w:rFonts w:hint="eastAsia"/>
              <w:sz w:val="24"/>
            </w:rPr>
          </w:rPrChange>
        </w:rPr>
        <w:t>事项</w:t>
      </w:r>
      <w:ins w:id="2146" w:author="孙程姣" w:date="2026-05-11T11:04:00Z">
        <w:r>
          <w:rPr>
            <w:rStyle w:val="17"/>
            <w:sz w:val="24"/>
            <w:highlight w:val="yellow"/>
            <w:rPrChange w:id="2147" w:author="孙程姣" w:date="2026-05-11T11:12:00Z">
              <w:rPr>
                <w:rStyle w:val="17"/>
                <w:sz w:val="24"/>
              </w:rPr>
            </w:rPrChange>
          </w:rPr>
          <w:footnoteReference w:id="73"/>
        </w:r>
        <w:commentRangeEnd w:id="38"/>
      </w:ins>
      <w:ins w:id="2148" w:author="孙程姣" w:date="2026-05-11T11:12:00Z">
        <w:r>
          <w:rPr>
            <w:rStyle w:val="16"/>
          </w:rPr>
          <w:commentReference w:id="38"/>
        </w:r>
      </w:ins>
      <w:r>
        <w:rPr>
          <w:rFonts w:hint="eastAsia"/>
          <w:sz w:val="24"/>
        </w:rPr>
        <w:t>人数为70人</w:t>
      </w:r>
      <w:del w:id="2149" w:author="孙程姣" w:date="2026-05-11T11:04:00Z">
        <w:r>
          <w:rPr>
            <w:rStyle w:val="17"/>
            <w:rFonts w:hint="eastAsia"/>
            <w:sz w:val="24"/>
          </w:rPr>
          <w:footnoteReference w:id="74"/>
        </w:r>
      </w:del>
      <w:r>
        <w:rPr>
          <w:rFonts w:hint="eastAsia"/>
          <w:sz w:val="24"/>
        </w:rPr>
        <w:t>。资格审查使</w:t>
      </w:r>
      <w:del w:id="2150" w:author="孙程姣" w:date="2026-05-11T11:04:00Z">
        <w:r>
          <w:rPr>
            <w:rFonts w:hint="eastAsia"/>
            <w:sz w:val="24"/>
          </w:rPr>
          <w:delText>得</w:delText>
        </w:r>
      </w:del>
      <w:r>
        <w:rPr>
          <w:rFonts w:hint="eastAsia"/>
          <w:sz w:val="24"/>
        </w:rPr>
        <w:t>部分原村干部失去了候选人资格，这些人通过各种渠道向乡镇和市政府表达留任诉求，希望党政部门“能把审查口子松一些”。对此，</w:t>
      </w:r>
      <w:del w:id="2151" w:author="Wei" w:date="2025-05-22T21:02:00Z">
        <w:r>
          <w:rPr>
            <w:rFonts w:hint="eastAsia"/>
            <w:sz w:val="24"/>
          </w:rPr>
          <w:delText>韩城市</w:delText>
        </w:r>
      </w:del>
      <w:ins w:id="2152" w:author="Wei" w:date="2025-05-22T21:02:00Z">
        <w:r>
          <w:rPr>
            <w:rFonts w:hint="eastAsia"/>
            <w:sz w:val="24"/>
          </w:rPr>
          <w:t>H</w:t>
        </w:r>
      </w:ins>
      <w:ins w:id="2153" w:author="Wei" w:date="2025-05-22T21:02:00Z">
        <w:r>
          <w:rPr>
            <w:rFonts w:hint="eastAsia"/>
            <w:color w:val="000000"/>
            <w:sz w:val="24"/>
          </w:rPr>
          <w:t>市</w:t>
        </w:r>
      </w:ins>
      <w:r>
        <w:rPr>
          <w:rFonts w:hint="eastAsia"/>
          <w:color w:val="000000"/>
          <w:sz w:val="24"/>
        </w:rPr>
        <w:t>市委</w:t>
      </w:r>
      <w:r>
        <w:rPr>
          <w:rFonts w:hint="eastAsia"/>
          <w:color w:val="000000"/>
          <w:sz w:val="24"/>
          <w:rPrChange w:id="2154" w:author="孙程姣" w:date="2026-05-11T14:29:00Z">
            <w:rPr>
              <w:rFonts w:hint="eastAsia"/>
              <w:sz w:val="24"/>
            </w:rPr>
          </w:rPrChange>
        </w:rPr>
        <w:t>组织部</w:t>
      </w:r>
      <w:r>
        <w:rPr>
          <w:rFonts w:hint="eastAsia"/>
          <w:sz w:val="24"/>
        </w:rPr>
        <w:t>明确要求各单位采取“一把尺子量到底”的方式全面审查候选人资格、核实群众举报的线索，并以政府公文形式反馈给村民选举委员会。</w:t>
      </w:r>
    </w:p>
    <w:p w14:paraId="4229A34E">
      <w:pPr>
        <w:spacing w:line="324" w:lineRule="auto"/>
        <w:ind w:firstLine="480" w:firstLineChars="200"/>
        <w:rPr>
          <w:rFonts w:hint="eastAsia" w:ascii="仿宋" w:hAnsi="仿宋" w:eastAsia="仿宋" w:cs="仿宋"/>
          <w:sz w:val="24"/>
        </w:rPr>
      </w:pPr>
      <w:del w:id="2155" w:author="孙程姣" w:date="2026-05-11T11:33:00Z">
        <w:commentRangeStart w:id="39"/>
        <w:commentRangeStart w:id="40"/>
        <w:r>
          <w:rPr>
            <w:rFonts w:hint="eastAsia" w:ascii="楷体" w:hAnsi="楷体" w:eastAsia="楷体" w:cs="楷体"/>
            <w:sz w:val="24"/>
            <w:rPrChange w:id="2156" w:author="Wei" w:date="2025-05-22T20:39:00Z">
              <w:rPr>
                <w:rFonts w:hint="eastAsia" w:ascii="宋体" w:hAnsi="宋体" w:cs="宋体"/>
                <w:sz w:val="24"/>
              </w:rPr>
            </w:rPrChange>
          </w:rPr>
          <w:delText>“</w:delText>
        </w:r>
      </w:del>
      <w:r>
        <w:rPr>
          <w:rFonts w:hint="eastAsia" w:ascii="楷体" w:hAnsi="楷体" w:eastAsia="楷体" w:cs="楷体"/>
          <w:sz w:val="24"/>
          <w:rPrChange w:id="2157" w:author="Wei" w:date="2025-05-22T20:39:00Z">
            <w:rPr>
              <w:rFonts w:hint="eastAsia" w:ascii="宋体" w:hAnsi="宋体" w:cs="宋体"/>
              <w:sz w:val="24"/>
            </w:rPr>
          </w:rPrChange>
        </w:rPr>
        <w:t>下峪村有一个</w:t>
      </w:r>
      <w:r>
        <w:rPr>
          <w:rFonts w:hint="eastAsia" w:ascii="楷体" w:hAnsi="楷体" w:eastAsia="楷体" w:cs="楷体"/>
          <w:color w:val="000000"/>
          <w:sz w:val="24"/>
          <w:rPrChange w:id="2158" w:author="Wei" w:date="2025-05-22T20:39:00Z">
            <w:rPr>
              <w:rFonts w:hint="eastAsia" w:ascii="宋体" w:hAnsi="宋体" w:cs="宋体"/>
              <w:sz w:val="24"/>
            </w:rPr>
          </w:rPrChange>
        </w:rPr>
        <w:t>村主任</w:t>
      </w:r>
      <w:r>
        <w:rPr>
          <w:rFonts w:hint="eastAsia" w:ascii="楷体" w:hAnsi="楷体" w:eastAsia="楷体" w:cs="楷体"/>
          <w:sz w:val="24"/>
          <w:rPrChange w:id="2159" w:author="Wei" w:date="2025-05-22T20:39:00Z">
            <w:rPr>
              <w:rFonts w:hint="eastAsia" w:ascii="宋体" w:hAnsi="宋体" w:cs="宋体"/>
              <w:sz w:val="24"/>
            </w:rPr>
          </w:rPrChange>
        </w:rPr>
        <w:t>，国土执法违法；马庄村</w:t>
      </w:r>
      <w:r>
        <w:rPr>
          <w:rFonts w:hint="eastAsia" w:ascii="楷体" w:hAnsi="楷体" w:eastAsia="楷体" w:cs="楷体"/>
          <w:color w:val="000000"/>
          <w:sz w:val="24"/>
          <w:rPrChange w:id="2160" w:author="Wei" w:date="2025-05-22T20:39:00Z">
            <w:rPr>
              <w:rFonts w:hint="eastAsia" w:ascii="宋体" w:hAnsi="宋体" w:cs="宋体"/>
              <w:sz w:val="24"/>
            </w:rPr>
          </w:rPrChange>
        </w:rPr>
        <w:t>村主任</w:t>
      </w:r>
      <w:r>
        <w:rPr>
          <w:rFonts w:hint="eastAsia" w:ascii="楷体" w:hAnsi="楷体" w:eastAsia="楷体" w:cs="楷体"/>
          <w:sz w:val="24"/>
          <w:rPrChange w:id="2161" w:author="Wei" w:date="2025-05-22T20:39:00Z">
            <w:rPr>
              <w:rFonts w:hint="eastAsia" w:ascii="宋体" w:hAnsi="宋体" w:cs="宋体"/>
              <w:sz w:val="24"/>
            </w:rPr>
          </w:rPrChange>
        </w:rPr>
        <w:t>，受过刑事处罚</w:t>
      </w:r>
      <w:del w:id="2162" w:author="Wei" w:date="2025-05-22T20:39:00Z">
        <w:r>
          <w:rPr>
            <w:rFonts w:hint="eastAsia" w:ascii="楷体" w:hAnsi="楷体" w:eastAsia="楷体" w:cs="楷体"/>
            <w:sz w:val="24"/>
            <w:rPrChange w:id="2163" w:author="Wei" w:date="2025-05-22T20:39:00Z">
              <w:rPr>
                <w:rFonts w:hint="eastAsia" w:ascii="宋体" w:hAnsi="宋体" w:cs="宋体"/>
                <w:sz w:val="24"/>
              </w:rPr>
            </w:rPrChange>
          </w:rPr>
          <w:delText>，</w:delText>
        </w:r>
      </w:del>
      <w:ins w:id="2164" w:author="Wei" w:date="2025-05-22T20:39:00Z">
        <w:r>
          <w:rPr>
            <w:rFonts w:hint="eastAsia" w:ascii="楷体" w:hAnsi="楷体" w:eastAsia="楷体" w:cs="楷体"/>
            <w:sz w:val="24"/>
          </w:rPr>
          <w:t>。</w:t>
        </w:r>
      </w:ins>
      <w:r>
        <w:rPr>
          <w:rFonts w:hint="eastAsia" w:ascii="楷体" w:hAnsi="楷体" w:eastAsia="楷体" w:cs="楷体"/>
          <w:sz w:val="24"/>
          <w:rPrChange w:id="2165" w:author="Wei" w:date="2025-05-22T20:39:00Z">
            <w:rPr>
              <w:rFonts w:hint="eastAsia" w:ascii="宋体" w:hAnsi="宋体" w:cs="宋体"/>
              <w:sz w:val="24"/>
            </w:rPr>
          </w:rPrChange>
        </w:rPr>
        <w:t>他们都没有参选资格，这是上面的政策，一刀切，他们很清楚，闹也没有用。</w:t>
      </w:r>
      <w:del w:id="2166" w:author="孙程姣" w:date="2026-05-11T11:33:00Z">
        <w:r>
          <w:rPr>
            <w:rFonts w:hint="eastAsia" w:ascii="楷体" w:hAnsi="楷体" w:eastAsia="楷体" w:cs="楷体"/>
            <w:sz w:val="24"/>
            <w:rPrChange w:id="2167" w:author="Wei" w:date="2025-05-22T20:39:00Z">
              <w:rPr>
                <w:rFonts w:hint="eastAsia" w:ascii="宋体" w:hAnsi="宋体" w:cs="宋体"/>
                <w:sz w:val="24"/>
              </w:rPr>
            </w:rPrChange>
          </w:rPr>
          <w:delText>”</w:delText>
        </w:r>
        <w:commentRangeEnd w:id="39"/>
      </w:del>
      <w:del w:id="2168" w:author="孙程姣" w:date="2026-05-11T11:33:00Z">
        <w:r>
          <w:rPr>
            <w:rStyle w:val="16"/>
          </w:rPr>
          <w:commentReference w:id="39"/>
        </w:r>
        <w:commentRangeEnd w:id="40"/>
      </w:del>
      <w:r>
        <w:commentReference w:id="40"/>
      </w:r>
      <w:ins w:id="2169" w:author="Wei" w:date="2025-05-22T21:21:00Z">
        <w:r>
          <w:rPr>
            <w:rStyle w:val="17"/>
            <w:rFonts w:hint="eastAsia" w:ascii="宋体" w:hAnsi="宋体" w:cs="宋体"/>
            <w:sz w:val="24"/>
          </w:rPr>
          <w:footnoteReference w:id="75"/>
        </w:r>
      </w:ins>
      <w:del w:id="2170" w:author="Wei" w:date="2025-05-22T21:21:00Z">
        <w:r>
          <w:rPr>
            <w:rFonts w:hint="eastAsia" w:ascii="宋体" w:hAnsi="宋体" w:cs="宋体"/>
            <w:sz w:val="24"/>
          </w:rPr>
          <w:delText>（韩城市禹越镇调研，20190513）</w:delText>
        </w:r>
      </w:del>
    </w:p>
    <w:p w14:paraId="72A573C2">
      <w:pPr>
        <w:spacing w:line="324" w:lineRule="auto"/>
        <w:ind w:firstLine="480" w:firstLineChars="200"/>
        <w:rPr>
          <w:ins w:id="2171" w:author="Wei" w:date="2025-05-22T20:40:00Z"/>
          <w:sz w:val="24"/>
        </w:rPr>
      </w:pPr>
      <w:r>
        <w:rPr>
          <w:rFonts w:hint="eastAsia"/>
          <w:sz w:val="24"/>
        </w:rPr>
        <w:t>除了候选人资格审查外，</w:t>
      </w:r>
      <w:del w:id="2172" w:author="Wei" w:date="2025-05-22T21:02:00Z">
        <w:r>
          <w:rPr>
            <w:rFonts w:hint="eastAsia"/>
            <w:sz w:val="24"/>
          </w:rPr>
          <w:delText>韩城市</w:delText>
        </w:r>
      </w:del>
      <w:ins w:id="2173" w:author="Wei" w:date="2025-05-22T21:02:00Z">
        <w:r>
          <w:rPr>
            <w:rFonts w:hint="eastAsia"/>
            <w:sz w:val="24"/>
          </w:rPr>
          <w:t>H市</w:t>
        </w:r>
      </w:ins>
      <w:r>
        <w:rPr>
          <w:rFonts w:hint="eastAsia"/>
          <w:sz w:val="24"/>
        </w:rPr>
        <w:t>各级政府在村民选举过程中，还组织专门的工作队包管片区换届选举工作，</w:t>
      </w:r>
      <w:del w:id="2174" w:author="Wei" w:date="2025-05-22T20:40:00Z">
        <w:r>
          <w:rPr>
            <w:rFonts w:hint="eastAsia"/>
            <w:sz w:val="24"/>
          </w:rPr>
          <w:delText>同时</w:delText>
        </w:r>
      </w:del>
      <w:r>
        <w:rPr>
          <w:rFonts w:hint="eastAsia"/>
          <w:sz w:val="24"/>
        </w:rPr>
        <w:t>在选举现场实行全程录像，在重点村安排警察维持秩序。既往</w:t>
      </w:r>
      <w:del w:id="2175" w:author="Wei [2]" w:date="2026-05-23T16:09:24Z">
        <w:r>
          <w:rPr>
            <w:rFonts w:hint="eastAsia"/>
            <w:sz w:val="24"/>
          </w:rPr>
          <w:delText>在</w:delText>
        </w:r>
      </w:del>
      <w:r>
        <w:rPr>
          <w:rFonts w:hint="eastAsia"/>
          <w:sz w:val="24"/>
        </w:rPr>
        <w:t>换届选举中出现的贿选、</w:t>
      </w:r>
      <w:del w:id="2176" w:author="Wei [2]" w:date="2026-05-23T16:09:37Z">
        <w:commentRangeStart w:id="41"/>
        <w:commentRangeStart w:id="42"/>
        <w:r>
          <w:rPr>
            <w:rFonts w:hint="eastAsia"/>
            <w:sz w:val="24"/>
            <w:highlight w:val="yellow"/>
            <w:rPrChange w:id="2177" w:author="孙程姣" w:date="2026-05-11T11:13:00Z">
              <w:rPr>
                <w:rFonts w:hint="eastAsia"/>
                <w:sz w:val="24"/>
              </w:rPr>
            </w:rPrChange>
          </w:rPr>
          <w:delText>混混、</w:delText>
        </w:r>
        <w:commentRangeEnd w:id="41"/>
      </w:del>
      <w:del w:id="2179" w:author="Wei [2]" w:date="2026-05-23T16:09:37Z">
        <w:r>
          <w:rPr>
            <w:rStyle w:val="16"/>
          </w:rPr>
          <w:commentReference w:id="41"/>
        </w:r>
        <w:commentRangeEnd w:id="42"/>
      </w:del>
      <w:r>
        <w:commentReference w:id="42"/>
      </w:r>
      <w:r>
        <w:rPr>
          <w:rFonts w:hint="eastAsia"/>
          <w:sz w:val="24"/>
        </w:rPr>
        <w:t>派系</w:t>
      </w:r>
      <w:ins w:id="2180" w:author="Wei" w:date="2025-05-22T20:41:00Z">
        <w:r>
          <w:rPr>
            <w:rFonts w:hint="eastAsia"/>
            <w:sz w:val="24"/>
          </w:rPr>
          <w:t>人员</w:t>
        </w:r>
      </w:ins>
      <w:ins w:id="2181" w:author="Wei [2]" w:date="2026-05-23T16:09:44Z">
        <w:r>
          <w:rPr>
            <w:rFonts w:hint="eastAsia"/>
            <w:sz w:val="24"/>
            <w:lang w:val="en-US" w:eastAsia="zh-CN"/>
          </w:rPr>
          <w:t>之间</w:t>
        </w:r>
      </w:ins>
      <w:r>
        <w:rPr>
          <w:rFonts w:hint="eastAsia"/>
          <w:sz w:val="24"/>
        </w:rPr>
        <w:t>打闹等</w:t>
      </w:r>
      <w:r>
        <w:rPr>
          <w:rFonts w:hint="eastAsia"/>
          <w:color w:val="000000"/>
          <w:sz w:val="24"/>
          <w:rPrChange w:id="2182" w:author="孙程姣" w:date="2026-05-11T14:29:00Z">
            <w:rPr>
              <w:rFonts w:hint="eastAsia"/>
              <w:sz w:val="24"/>
            </w:rPr>
          </w:rPrChange>
        </w:rPr>
        <w:t>乱象基本</w:t>
      </w:r>
      <w:r>
        <w:rPr>
          <w:rFonts w:hint="eastAsia"/>
          <w:sz w:val="24"/>
        </w:rPr>
        <w:t>消失。</w:t>
      </w:r>
    </w:p>
    <w:p w14:paraId="7334B9B0">
      <w:pPr>
        <w:spacing w:line="324" w:lineRule="auto"/>
        <w:ind w:firstLine="480" w:firstLineChars="200"/>
        <w:rPr>
          <w:rFonts w:hint="eastAsia" w:ascii="仿宋" w:hAnsi="仿宋" w:eastAsia="仿宋" w:cs="仿宋"/>
          <w:sz w:val="24"/>
        </w:rPr>
      </w:pPr>
      <w:del w:id="2183" w:author="孙程姣" w:date="2026-05-11T11:33:00Z">
        <w:r>
          <w:rPr>
            <w:rFonts w:hint="eastAsia" w:ascii="宋体" w:hAnsi="宋体" w:cs="宋体"/>
            <w:sz w:val="24"/>
          </w:rPr>
          <w:delText>“</w:delText>
        </w:r>
      </w:del>
      <w:r>
        <w:rPr>
          <w:rFonts w:hint="eastAsia" w:ascii="楷体" w:hAnsi="楷体" w:eastAsia="楷体" w:cs="楷体"/>
          <w:sz w:val="24"/>
          <w:rPrChange w:id="2184" w:author="Wei" w:date="2025-05-22T20:40:00Z">
            <w:rPr>
              <w:rFonts w:hint="eastAsia" w:ascii="宋体" w:hAnsi="宋体" w:cs="宋体"/>
              <w:sz w:val="24"/>
            </w:rPr>
          </w:rPrChange>
        </w:rPr>
        <w:t>如今乡镇政府观念也变了，无论如何，村里稳定是第一要务。</w:t>
      </w:r>
      <w:del w:id="2185" w:author="Wei" w:date="2025-05-22T20:40:00Z">
        <w:r>
          <w:rPr>
            <w:rFonts w:hint="eastAsia" w:ascii="楷体" w:hAnsi="楷体" w:eastAsia="楷体" w:cs="楷体"/>
            <w:sz w:val="24"/>
            <w:rPrChange w:id="2186" w:author="Wei" w:date="2025-05-22T20:40:00Z">
              <w:rPr>
                <w:rFonts w:hint="eastAsia" w:ascii="宋体" w:hAnsi="宋体" w:cs="宋体"/>
                <w:sz w:val="24"/>
              </w:rPr>
            </w:rPrChange>
          </w:rPr>
          <w:delText>“</w:delText>
        </w:r>
      </w:del>
      <w:ins w:id="2187" w:author="孙程姣" w:date="2026-05-11T11:33:00Z">
        <w:r>
          <w:rPr>
            <w:rFonts w:hint="eastAsia" w:ascii="楷体" w:hAnsi="楷体" w:eastAsia="楷体" w:cs="楷体"/>
            <w:sz w:val="24"/>
          </w:rPr>
          <w:t>“</w:t>
        </w:r>
      </w:ins>
      <w:ins w:id="2188" w:author="Wei" w:date="2025-05-22T20:40:00Z">
        <w:del w:id="2189" w:author="孙程姣" w:date="2026-05-11T11:33:00Z">
          <w:r>
            <w:rPr>
              <w:rFonts w:hint="eastAsia" w:ascii="楷体" w:hAnsi="楷体" w:eastAsia="楷体" w:cs="楷体"/>
              <w:sz w:val="24"/>
              <w:rPrChange w:id="2190" w:author="Wei" w:date="2025-05-22T20:40:00Z">
                <w:rPr>
                  <w:rFonts w:hint="eastAsia" w:ascii="宋体" w:hAnsi="宋体" w:cs="宋体"/>
                  <w:sz w:val="24"/>
                </w:rPr>
              </w:rPrChange>
            </w:rPr>
            <w:delText>‘</w:delText>
          </w:r>
        </w:del>
      </w:ins>
      <w:ins w:id="2191" w:author="Wei" w:date="2025-05-22T20:40:00Z">
        <w:r>
          <w:rPr>
            <w:rFonts w:hint="eastAsia" w:ascii="楷体" w:hAnsi="楷体" w:eastAsia="楷体" w:cs="楷体"/>
            <w:sz w:val="24"/>
            <w:rPrChange w:id="2192" w:author="Wei" w:date="2025-05-22T20:40:00Z">
              <w:rPr>
                <w:rFonts w:hint="eastAsia" w:ascii="宋体" w:hAnsi="宋体" w:cs="宋体"/>
                <w:sz w:val="24"/>
              </w:rPr>
            </w:rPrChange>
          </w:rPr>
          <w:t>13不选</w:t>
        </w:r>
      </w:ins>
      <w:ins w:id="2193" w:author="孙程姣" w:date="2026-05-11T11:33:00Z">
        <w:r>
          <w:rPr>
            <w:rFonts w:hint="eastAsia" w:ascii="楷体" w:hAnsi="楷体" w:eastAsia="楷体" w:cs="楷体"/>
            <w:sz w:val="24"/>
          </w:rPr>
          <w:t>”</w:t>
        </w:r>
      </w:ins>
      <w:ins w:id="2194" w:author="Wei" w:date="2025-05-22T20:40:00Z">
        <w:del w:id="2195" w:author="孙程姣" w:date="2026-05-11T11:33:00Z">
          <w:r>
            <w:rPr>
              <w:rFonts w:hint="eastAsia" w:ascii="楷体" w:hAnsi="楷体" w:eastAsia="楷体" w:cs="楷体"/>
              <w:sz w:val="24"/>
              <w:rPrChange w:id="2196" w:author="Wei" w:date="2025-05-22T20:40:00Z">
                <w:rPr>
                  <w:rFonts w:hint="eastAsia" w:ascii="宋体" w:hAnsi="宋体" w:cs="宋体"/>
                  <w:sz w:val="24"/>
                </w:rPr>
              </w:rPrChange>
            </w:rPr>
            <w:delText>’</w:delText>
          </w:r>
        </w:del>
      </w:ins>
      <w:del w:id="2197" w:author="Wei" w:date="2025-05-22T20:40:00Z">
        <w:r>
          <w:rPr>
            <w:rFonts w:hint="eastAsia" w:ascii="楷体" w:hAnsi="楷体" w:eastAsia="楷体" w:cs="楷体"/>
            <w:sz w:val="24"/>
            <w:rPrChange w:id="2198" w:author="Wei" w:date="2025-05-22T20:40:00Z">
              <w:rPr>
                <w:rFonts w:hint="eastAsia" w:ascii="宋体" w:hAnsi="宋体" w:cs="宋体"/>
                <w:sz w:val="24"/>
              </w:rPr>
            </w:rPrChange>
          </w:rPr>
          <w:delText>13不选”</w:delText>
        </w:r>
      </w:del>
      <w:r>
        <w:rPr>
          <w:rFonts w:hint="eastAsia" w:ascii="楷体" w:hAnsi="楷体" w:eastAsia="楷体" w:cs="楷体"/>
          <w:sz w:val="24"/>
          <w:rPrChange w:id="2199" w:author="Wei" w:date="2025-05-22T20:40:00Z">
            <w:rPr>
              <w:rFonts w:hint="eastAsia" w:ascii="宋体" w:hAnsi="宋体" w:cs="宋体"/>
              <w:sz w:val="24"/>
            </w:rPr>
          </w:rPrChange>
        </w:rPr>
        <w:t>在2018年落实了，对政府来说是好事</w:t>
      </w:r>
      <w:del w:id="2200" w:author="Wei" w:date="2025-05-22T20:40:00Z">
        <w:r>
          <w:rPr>
            <w:rFonts w:hint="eastAsia" w:ascii="楷体" w:hAnsi="楷体" w:eastAsia="楷体" w:cs="楷体"/>
            <w:sz w:val="24"/>
            <w:rPrChange w:id="2201" w:author="Wei" w:date="2025-05-22T20:40:00Z">
              <w:rPr>
                <w:rFonts w:hint="eastAsia" w:ascii="宋体" w:hAnsi="宋体" w:cs="宋体"/>
                <w:sz w:val="24"/>
              </w:rPr>
            </w:rPrChange>
          </w:rPr>
          <w:delText>，</w:delText>
        </w:r>
      </w:del>
      <w:ins w:id="2202" w:author="Wei" w:date="2025-05-22T20:40:00Z">
        <w:r>
          <w:rPr>
            <w:rFonts w:hint="eastAsia" w:ascii="楷体" w:hAnsi="楷体" w:eastAsia="楷体" w:cs="楷体"/>
            <w:sz w:val="24"/>
          </w:rPr>
          <w:t>。</w:t>
        </w:r>
      </w:ins>
      <w:r>
        <w:rPr>
          <w:rFonts w:hint="eastAsia" w:ascii="楷体" w:hAnsi="楷体" w:eastAsia="楷体" w:cs="楷体"/>
          <w:sz w:val="24"/>
          <w:rPrChange w:id="2203" w:author="Wei" w:date="2025-05-22T20:40:00Z">
            <w:rPr>
              <w:rFonts w:hint="eastAsia" w:ascii="宋体" w:hAnsi="宋体" w:cs="宋体"/>
              <w:sz w:val="24"/>
            </w:rPr>
          </w:rPrChange>
        </w:rPr>
        <w:t>如果混混或富人当村干部，镇政府根本就管不住他们。</w:t>
      </w:r>
      <w:del w:id="2204" w:author="孙程姣" w:date="2026-05-11T11:33:00Z">
        <w:r>
          <w:rPr>
            <w:rFonts w:hint="eastAsia" w:ascii="宋体" w:hAnsi="宋体" w:cs="宋体"/>
            <w:sz w:val="24"/>
          </w:rPr>
          <w:delText>”</w:delText>
        </w:r>
      </w:del>
      <w:del w:id="2205" w:author="Wei" w:date="2025-05-22T21:20:00Z">
        <w:r>
          <w:rPr>
            <w:rFonts w:hint="eastAsia" w:ascii="宋体" w:hAnsi="宋体" w:cs="宋体"/>
            <w:sz w:val="24"/>
          </w:rPr>
          <w:delText>（韩城市禹越镇调研，20190513）</w:delText>
        </w:r>
      </w:del>
      <w:ins w:id="2206" w:author="Wei" w:date="2025-05-22T21:20:00Z">
        <w:r>
          <w:rPr>
            <w:rStyle w:val="17"/>
            <w:rFonts w:hint="eastAsia" w:ascii="宋体" w:hAnsi="宋体" w:cs="宋体"/>
            <w:sz w:val="24"/>
          </w:rPr>
          <w:footnoteReference w:id="76"/>
        </w:r>
      </w:ins>
    </w:p>
    <w:p w14:paraId="7171E941">
      <w:pPr>
        <w:spacing w:line="324" w:lineRule="auto"/>
        <w:ind w:firstLine="480" w:firstLineChars="20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政党通过对候选人资格、选举过程的调控，使</w:t>
      </w:r>
      <w:del w:id="2207" w:author="孙程姣" w:date="2026-05-11T11:15:00Z">
        <w:r>
          <w:rPr>
            <w:rFonts w:hint="eastAsia" w:asciiTheme="minorEastAsia" w:hAnsiTheme="minorEastAsia" w:eastAsiaTheme="minorEastAsia" w:cstheme="minorEastAsia"/>
            <w:sz w:val="24"/>
          </w:rPr>
          <w:delText>得</w:delText>
        </w:r>
      </w:del>
      <w:r>
        <w:rPr>
          <w:rFonts w:hint="eastAsia" w:asciiTheme="minorEastAsia" w:hAnsiTheme="minorEastAsia" w:eastAsiaTheme="minorEastAsia" w:cstheme="minorEastAsia"/>
          <w:sz w:val="24"/>
        </w:rPr>
        <w:t>原本无序的村庄派性斗争有序化</w:t>
      </w:r>
      <w:del w:id="2208" w:author="Wei" w:date="2025-05-22T20:42:00Z">
        <w:r>
          <w:rPr>
            <w:rFonts w:asciiTheme="minorEastAsia" w:hAnsiTheme="minorEastAsia" w:eastAsiaTheme="minorEastAsia" w:cstheme="minorEastAsia"/>
            <w:sz w:val="24"/>
          </w:rPr>
          <w:delText>、</w:delText>
        </w:r>
      </w:del>
      <w:ins w:id="2209" w:author="Wei" w:date="2025-05-22T20:42:00Z">
        <w:r>
          <w:rPr>
            <w:rFonts w:hint="eastAsia" w:asciiTheme="minorEastAsia" w:hAnsiTheme="minorEastAsia" w:eastAsiaTheme="minorEastAsia" w:cstheme="minorEastAsia"/>
            <w:sz w:val="24"/>
          </w:rPr>
          <w:t>和</w:t>
        </w:r>
      </w:ins>
      <w:r>
        <w:rPr>
          <w:rFonts w:hint="eastAsia" w:asciiTheme="minorEastAsia" w:hAnsiTheme="minorEastAsia" w:eastAsiaTheme="minorEastAsia" w:cstheme="minorEastAsia"/>
          <w:sz w:val="24"/>
        </w:rPr>
        <w:t>制度化。调查发现，</w:t>
      </w:r>
      <w:ins w:id="2210" w:author="Wei" w:date="2025-05-22T20:42:00Z">
        <w:r>
          <w:rPr>
            <w:rFonts w:hint="eastAsia" w:asciiTheme="minorEastAsia" w:hAnsiTheme="minorEastAsia" w:eastAsiaTheme="minorEastAsia" w:cstheme="minorEastAsia"/>
            <w:sz w:val="24"/>
          </w:rPr>
          <w:t>以往</w:t>
        </w:r>
      </w:ins>
      <w:del w:id="2211" w:author="Wei" w:date="2025-05-22T20:42:00Z">
        <w:r>
          <w:rPr>
            <w:rFonts w:hint="eastAsia" w:asciiTheme="minorEastAsia" w:hAnsiTheme="minorEastAsia" w:eastAsiaTheme="minorEastAsia" w:cstheme="minorEastAsia"/>
            <w:sz w:val="24"/>
          </w:rPr>
          <w:delText>以往陕西</w:delText>
        </w:r>
      </w:del>
      <w:r>
        <w:rPr>
          <w:rFonts w:hint="eastAsia" w:asciiTheme="minorEastAsia" w:hAnsiTheme="minorEastAsia" w:eastAsiaTheme="minorEastAsia" w:cstheme="minorEastAsia"/>
          <w:sz w:val="24"/>
        </w:rPr>
        <w:t>不少村庄存在以家族、利益和富人精英为基础的派系力量，每到选举期间，双方都会出现各种形式的斗争——破坏庄稼、把屎尿泼到</w:t>
      </w:r>
      <w:ins w:id="2212" w:author="Wei" w:date="2025-05-22T20:42:00Z">
        <w:r>
          <w:rPr>
            <w:rFonts w:hint="eastAsia" w:asciiTheme="minorEastAsia" w:hAnsiTheme="minorEastAsia" w:eastAsiaTheme="minorEastAsia" w:cstheme="minorEastAsia"/>
            <w:sz w:val="24"/>
          </w:rPr>
          <w:t>对方家</w:t>
        </w:r>
      </w:ins>
      <w:del w:id="2213" w:author="Wei" w:date="2025-05-22T20:42:00Z">
        <w:r>
          <w:rPr>
            <w:rFonts w:hint="eastAsia" w:asciiTheme="minorEastAsia" w:hAnsiTheme="minorEastAsia" w:eastAsiaTheme="minorEastAsia" w:cstheme="minorEastAsia"/>
            <w:sz w:val="24"/>
          </w:rPr>
          <w:delText>大</w:delText>
        </w:r>
      </w:del>
      <w:r>
        <w:rPr>
          <w:rFonts w:hint="eastAsia" w:asciiTheme="minorEastAsia" w:hAnsiTheme="minorEastAsia" w:eastAsiaTheme="minorEastAsia" w:cstheme="minorEastAsia"/>
          <w:sz w:val="24"/>
        </w:rPr>
        <w:t>门上、聚众闹事、到政府告黑状或静坐、破坏选举现场等。</w:t>
      </w:r>
      <w:del w:id="2214" w:author="孙程姣" w:date="2026-05-11T11:16:00Z">
        <w:r>
          <w:rPr>
            <w:rFonts w:hint="eastAsia" w:asciiTheme="minorEastAsia" w:hAnsiTheme="minorEastAsia" w:eastAsiaTheme="minorEastAsia" w:cstheme="minorEastAsia"/>
            <w:sz w:val="24"/>
          </w:rPr>
          <w:delText>2005年，韩城市</w:delText>
        </w:r>
      </w:del>
      <w:ins w:id="2215" w:author="Wei" w:date="2025-05-22T21:02:00Z">
        <w:del w:id="2216" w:author="孙程姣" w:date="2026-05-11T11:16:00Z">
          <w:r>
            <w:rPr>
              <w:rFonts w:hint="eastAsia" w:asciiTheme="minorEastAsia" w:hAnsiTheme="minorEastAsia" w:eastAsiaTheme="minorEastAsia" w:cstheme="minorEastAsia"/>
              <w:sz w:val="24"/>
            </w:rPr>
            <w:delText>H市</w:delText>
          </w:r>
        </w:del>
      </w:ins>
      <w:del w:id="2217" w:author="孙程姣" w:date="2026-05-11T11:16:00Z">
        <w:r>
          <w:rPr>
            <w:rFonts w:hint="eastAsia" w:asciiTheme="minorEastAsia" w:hAnsiTheme="minorEastAsia" w:eastAsiaTheme="minorEastAsia" w:cstheme="minorEastAsia"/>
            <w:sz w:val="24"/>
          </w:rPr>
          <w:delText>某村村委会换届选举期间，竟出现车下捆绑五捆雷管的暴力事件。</w:delText>
        </w:r>
      </w:del>
    </w:p>
    <w:p w14:paraId="70009D8E">
      <w:pPr>
        <w:spacing w:line="324" w:lineRule="auto"/>
        <w:ind w:firstLine="480" w:firstLineChars="200"/>
        <w:rPr>
          <w:sz w:val="24"/>
        </w:rPr>
      </w:pPr>
      <w:r>
        <w:rPr>
          <w:rFonts w:hint="eastAsia" w:asciiTheme="minorEastAsia" w:hAnsiTheme="minorEastAsia" w:eastAsiaTheme="minorEastAsia" w:cstheme="minorEastAsia"/>
          <w:sz w:val="24"/>
        </w:rPr>
        <w:t>“5选13不选4承诺”的选举制度供给，引导村民</w:t>
      </w:r>
      <w:del w:id="2218" w:author="Wei" w:date="2025-05-22T20:43:00Z">
        <w:r>
          <w:rPr>
            <w:rFonts w:hint="eastAsia" w:asciiTheme="minorEastAsia" w:hAnsiTheme="minorEastAsia" w:eastAsiaTheme="minorEastAsia" w:cstheme="minorEastAsia"/>
            <w:sz w:val="24"/>
          </w:rPr>
          <w:delText>竞争</w:delText>
        </w:r>
      </w:del>
      <w:r>
        <w:rPr>
          <w:rFonts w:hint="eastAsia" w:asciiTheme="minorEastAsia" w:hAnsiTheme="minorEastAsia" w:eastAsiaTheme="minorEastAsia" w:cstheme="minorEastAsia"/>
          <w:sz w:val="24"/>
        </w:rPr>
        <w:t>不再以低俗、暴力手段进行</w:t>
      </w:r>
      <w:ins w:id="2219" w:author="Wei" w:date="2025-05-22T20:43:00Z">
        <w:r>
          <w:rPr>
            <w:rFonts w:hint="eastAsia" w:asciiTheme="minorEastAsia" w:hAnsiTheme="minorEastAsia" w:eastAsiaTheme="minorEastAsia" w:cstheme="minorEastAsia"/>
            <w:sz w:val="24"/>
          </w:rPr>
          <w:t>竞争</w:t>
        </w:r>
      </w:ins>
      <w:r>
        <w:rPr>
          <w:rFonts w:hint="eastAsia" w:asciiTheme="minorEastAsia" w:hAnsiTheme="minorEastAsia" w:eastAsiaTheme="minorEastAsia" w:cstheme="minorEastAsia"/>
          <w:sz w:val="24"/>
        </w:rPr>
        <w:t>，而是以对方是否符合候选人资格、能否依法依规办事并推动村庄发展为标准。这一标准在候选人当选之后仍能发挥监督作用。2018年，西向镇某村支书与人打架斗殴被行政拘留，群众反映此人平常作风霸道、行事不民主，该村支书随后被镇党委罢免。据</w:t>
      </w:r>
      <w:r>
        <w:rPr>
          <w:rFonts w:hint="eastAsia" w:asciiTheme="minorEastAsia" w:hAnsiTheme="minorEastAsia" w:eastAsiaTheme="minorEastAsia" w:cstheme="minorEastAsia"/>
          <w:color w:val="000000"/>
          <w:sz w:val="24"/>
          <w:rPrChange w:id="2220" w:author="孙程姣" w:date="2026-05-11T14:29:00Z">
            <w:rPr>
              <w:rFonts w:hint="eastAsia" w:asciiTheme="minorEastAsia" w:hAnsiTheme="minorEastAsia" w:eastAsiaTheme="minorEastAsia" w:cstheme="minorEastAsia"/>
              <w:sz w:val="24"/>
            </w:rPr>
          </w:rPrChange>
        </w:rPr>
        <w:t>禹</w:t>
      </w:r>
      <w:del w:id="2221" w:author="Wei" w:date="2025-05-22T20:43:00Z">
        <w:r>
          <w:rPr>
            <w:rFonts w:hint="eastAsia" w:asciiTheme="minorEastAsia" w:hAnsiTheme="minorEastAsia" w:eastAsiaTheme="minorEastAsia" w:cstheme="minorEastAsia"/>
            <w:color w:val="FF00FF"/>
            <w:sz w:val="24"/>
            <w:rPrChange w:id="2222" w:author="孙程姣" w:date="2026-05-11T14:29:00Z">
              <w:rPr>
                <w:rFonts w:hint="eastAsia" w:asciiTheme="minorEastAsia" w:hAnsiTheme="minorEastAsia" w:eastAsiaTheme="minorEastAsia" w:cstheme="minorEastAsia"/>
                <w:sz w:val="24"/>
              </w:rPr>
            </w:rPrChange>
          </w:rPr>
          <w:delText>越</w:delText>
        </w:r>
      </w:del>
      <w:r>
        <w:rPr>
          <w:rFonts w:hint="eastAsia" w:asciiTheme="minorEastAsia" w:hAnsiTheme="minorEastAsia" w:eastAsiaTheme="minorEastAsia" w:cstheme="minorEastAsia"/>
          <w:sz w:val="24"/>
        </w:rPr>
        <w:t>镇综治办统计，</w:t>
      </w:r>
      <w:r>
        <w:rPr>
          <w:rFonts w:hint="eastAsia"/>
          <w:sz w:val="24"/>
        </w:rPr>
        <w:t>2018</w:t>
      </w:r>
      <w:del w:id="2223" w:author="孙程姣" w:date="2026-05-11T11:16:00Z">
        <w:r>
          <w:rPr>
            <w:rFonts w:hint="eastAsia"/>
            <w:sz w:val="24"/>
          </w:rPr>
          <w:delText>-</w:delText>
        </w:r>
      </w:del>
      <w:ins w:id="2224" w:author="孙程姣" w:date="2026-05-11T11:16:00Z">
        <w:r>
          <w:rPr>
            <w:rFonts w:hint="eastAsia"/>
            <w:sz w:val="24"/>
          </w:rPr>
          <w:t>—</w:t>
        </w:r>
      </w:ins>
      <w:r>
        <w:rPr>
          <w:rFonts w:hint="eastAsia"/>
          <w:sz w:val="24"/>
        </w:rPr>
        <w:t>2019年全镇村</w:t>
      </w:r>
      <w:ins w:id="2225" w:author="孙程姣" w:date="2026-05-11T11:16:00Z">
        <w:r>
          <w:rPr>
            <w:rFonts w:hint="eastAsia"/>
            <w:sz w:val="24"/>
          </w:rPr>
          <w:t>“</w:t>
        </w:r>
      </w:ins>
      <w:r>
        <w:rPr>
          <w:rFonts w:hint="eastAsia"/>
          <w:sz w:val="24"/>
        </w:rPr>
        <w:t>两委</w:t>
      </w:r>
      <w:ins w:id="2226" w:author="孙程姣" w:date="2026-05-11T11:16:00Z">
        <w:r>
          <w:rPr>
            <w:rFonts w:hint="eastAsia"/>
            <w:sz w:val="24"/>
          </w:rPr>
          <w:t>”</w:t>
        </w:r>
      </w:ins>
      <w:r>
        <w:rPr>
          <w:rFonts w:hint="eastAsia"/>
          <w:sz w:val="24"/>
        </w:rPr>
        <w:t>换届选举中，村村都有因资格审查被筛选下来的候选人，但却无一个上访人员</w:t>
      </w:r>
      <w:ins w:id="2227" w:author="孙程姣" w:date="2026-05-11T11:16:00Z">
        <w:r>
          <w:rPr>
            <w:rFonts w:hint="eastAsia"/>
            <w:sz w:val="24"/>
          </w:rPr>
          <w:t>。</w:t>
        </w:r>
      </w:ins>
      <w:del w:id="2228" w:author="孙程姣" w:date="2026-05-11T11:16:00Z">
        <w:commentRangeStart w:id="43"/>
        <w:r>
          <w:rPr>
            <w:rFonts w:hint="eastAsia"/>
            <w:sz w:val="24"/>
            <w:highlight w:val="yellow"/>
            <w:rPrChange w:id="2229" w:author="孙程姣" w:date="2026-05-11T11:17:00Z">
              <w:rPr>
                <w:rFonts w:hint="eastAsia"/>
                <w:sz w:val="24"/>
              </w:rPr>
            </w:rPrChange>
          </w:rPr>
          <w:delText>，</w:delText>
        </w:r>
      </w:del>
      <w:ins w:id="2230" w:author="Wei" w:date="2025-05-22T21:20:00Z">
        <w:r>
          <w:rPr>
            <w:rFonts w:hint="eastAsia" w:ascii="宋体" w:hAnsi="宋体" w:cs="宋体"/>
            <w:sz w:val="24"/>
            <w:highlight w:val="yellow"/>
            <w:rPrChange w:id="2231" w:author="孙程姣" w:date="2026-05-11T11:17:00Z">
              <w:rPr>
                <w:rFonts w:hint="eastAsia" w:ascii="宋体" w:hAnsi="宋体" w:cs="宋体"/>
                <w:sz w:val="24"/>
              </w:rPr>
            </w:rPrChange>
          </w:rPr>
          <w:t>H市</w:t>
        </w:r>
      </w:ins>
      <w:ins w:id="2232" w:author="Wei" w:date="2025-05-22T21:20:00Z">
        <w:r>
          <w:rPr>
            <w:rFonts w:hint="eastAsia"/>
            <w:color w:val="000000"/>
            <w:sz w:val="24"/>
            <w:highlight w:val="yellow"/>
            <w:rPrChange w:id="2233" w:author="孙程姣" w:date="2026-05-11T14:29:00Z">
              <w:rPr>
                <w:rFonts w:hint="eastAsia"/>
                <w:sz w:val="24"/>
              </w:rPr>
            </w:rPrChange>
          </w:rPr>
          <w:t>禹</w:t>
        </w:r>
      </w:ins>
      <w:ins w:id="2234" w:author="Wei" w:date="2025-05-22T21:20:00Z">
        <w:r>
          <w:rPr>
            <w:rFonts w:hint="eastAsia"/>
            <w:sz w:val="24"/>
            <w:highlight w:val="yellow"/>
            <w:rPrChange w:id="2235" w:author="孙程姣" w:date="2026-05-11T11:17:00Z">
              <w:rPr>
                <w:rFonts w:hint="eastAsia"/>
                <w:sz w:val="24"/>
              </w:rPr>
            </w:rPrChange>
          </w:rPr>
          <w:t>镇综治办主任说：</w:t>
        </w:r>
      </w:ins>
      <w:r>
        <w:rPr>
          <w:rFonts w:hint="eastAsia"/>
          <w:sz w:val="24"/>
          <w:highlight w:val="yellow"/>
          <w:rPrChange w:id="2236" w:author="孙程姣" w:date="2026-05-11T11:17:00Z">
            <w:rPr>
              <w:rFonts w:hint="eastAsia"/>
              <w:sz w:val="24"/>
            </w:rPr>
          </w:rPrChange>
        </w:rPr>
        <w:t>“这与往年换届选举相比，简直是天壤之别！”</w:t>
      </w:r>
      <w:commentRangeEnd w:id="43"/>
      <w:r>
        <w:rPr>
          <w:rStyle w:val="16"/>
        </w:rPr>
        <w:commentReference w:id="43"/>
      </w:r>
      <w:ins w:id="2237" w:author="Wei [2]" w:date="2026-05-23T16:43:21Z">
        <w:r>
          <w:rPr>
            <w:rStyle w:val="17"/>
            <w:rFonts w:hint="eastAsia" w:ascii="宋体" w:hAnsi="宋体" w:cs="宋体"/>
            <w:sz w:val="24"/>
          </w:rPr>
          <w:footnoteReference w:id="77"/>
        </w:r>
      </w:ins>
      <w:del w:id="2238" w:author="Wei" w:date="2025-05-22T21:20:00Z">
        <w:r>
          <w:rPr>
            <w:rFonts w:hint="eastAsia"/>
            <w:sz w:val="24"/>
          </w:rPr>
          <w:delText>（</w:delText>
        </w:r>
      </w:del>
      <w:del w:id="2239" w:author="Wei" w:date="2025-05-22T21:20:00Z">
        <w:r>
          <w:rPr>
            <w:rFonts w:hint="eastAsia" w:ascii="宋体" w:hAnsi="宋体" w:cs="宋体"/>
            <w:sz w:val="24"/>
          </w:rPr>
          <w:delText>韩城市</w:delText>
        </w:r>
      </w:del>
      <w:del w:id="2240" w:author="Wei" w:date="2025-05-22T21:20:00Z">
        <w:r>
          <w:rPr>
            <w:rFonts w:hint="eastAsia"/>
            <w:sz w:val="24"/>
          </w:rPr>
          <w:delText>禹越镇综治办主任，20190517）。</w:delText>
        </w:r>
      </w:del>
    </w:p>
    <w:p w14:paraId="72C2EEDB">
      <w:pPr>
        <w:spacing w:line="324" w:lineRule="auto"/>
        <w:rPr>
          <w:rFonts w:hint="eastAsia" w:ascii="黑体" w:hAnsi="黑体" w:eastAsia="黑体" w:cs="黑体"/>
          <w:sz w:val="24"/>
        </w:rPr>
      </w:pPr>
      <w:r>
        <w:rPr>
          <w:rFonts w:hint="eastAsia" w:ascii="黑体" w:hAnsi="黑体" w:eastAsia="黑体" w:cs="黑体"/>
          <w:sz w:val="24"/>
        </w:rPr>
        <w:t>（三）</w:t>
      </w:r>
      <w:r>
        <w:rPr>
          <w:rFonts w:hint="eastAsia" w:ascii="黑体" w:hAnsi="黑体" w:eastAsia="黑体" w:cs="黑体"/>
          <w:color w:val="000000"/>
          <w:sz w:val="24"/>
          <w:rPrChange w:id="2241" w:author="孙程姣" w:date="2026-05-11T14:29:00Z">
            <w:rPr>
              <w:rFonts w:hint="eastAsia" w:ascii="黑体" w:hAnsi="黑体" w:eastAsia="黑体" w:cs="黑体"/>
              <w:sz w:val="24"/>
            </w:rPr>
          </w:rPrChange>
        </w:rPr>
        <w:t>选</w:t>
      </w:r>
      <w:r>
        <w:rPr>
          <w:rFonts w:hint="eastAsia" w:ascii="黑体" w:hAnsi="黑体" w:eastAsia="黑体" w:cs="黑体"/>
          <w:sz w:val="24"/>
        </w:rPr>
        <w:t>后监督：民主选举的实质正义保障</w:t>
      </w:r>
    </w:p>
    <w:p w14:paraId="01D88C7A">
      <w:pPr>
        <w:spacing w:line="324" w:lineRule="auto"/>
        <w:ind w:firstLine="480" w:firstLineChars="200"/>
        <w:rPr>
          <w:ins w:id="2242" w:author="Wei [2]" w:date="2026-05-23T16:13:07Z"/>
          <w:rFonts w:hint="eastAsia"/>
          <w:sz w:val="24"/>
        </w:rPr>
      </w:pPr>
      <w:r>
        <w:rPr>
          <w:rFonts w:hint="eastAsia"/>
          <w:sz w:val="24"/>
        </w:rPr>
        <w:t>村干部职级虽低</w:t>
      </w:r>
      <w:del w:id="2243" w:author="Wei" w:date="2025-05-22T20:44:00Z">
        <w:r>
          <w:rPr>
            <w:rFonts w:hint="eastAsia"/>
            <w:sz w:val="24"/>
          </w:rPr>
          <w:delText>，</w:delText>
        </w:r>
      </w:del>
      <w:r>
        <w:rPr>
          <w:rFonts w:hint="eastAsia"/>
          <w:sz w:val="24"/>
        </w:rPr>
        <w:t>但实际掌握的权力</w:t>
      </w:r>
      <w:del w:id="2244" w:author="孙程姣" w:date="2026-05-11T11:18:00Z">
        <w:r>
          <w:rPr>
            <w:rFonts w:hint="eastAsia"/>
            <w:sz w:val="24"/>
          </w:rPr>
          <w:delText>却</w:delText>
        </w:r>
      </w:del>
      <w:r>
        <w:rPr>
          <w:rFonts w:hint="eastAsia"/>
          <w:sz w:val="24"/>
        </w:rPr>
        <w:t>不小，他们</w:t>
      </w:r>
      <w:del w:id="2245" w:author="孙程姣" w:date="2026-05-11T11:19:00Z">
        <w:r>
          <w:rPr>
            <w:rFonts w:hint="eastAsia"/>
            <w:sz w:val="24"/>
          </w:rPr>
          <w:delText>一方面</w:delText>
        </w:r>
      </w:del>
      <w:ins w:id="2246" w:author="孙程姣" w:date="2026-05-11T11:19:00Z">
        <w:r>
          <w:rPr>
            <w:rFonts w:hint="eastAsia"/>
            <w:sz w:val="24"/>
          </w:rPr>
          <w:t>既</w:t>
        </w:r>
      </w:ins>
      <w:r>
        <w:rPr>
          <w:rFonts w:hint="eastAsia"/>
          <w:sz w:val="24"/>
        </w:rPr>
        <w:t>作为国家代理人</w:t>
      </w:r>
      <w:del w:id="2247" w:author="孙程姣" w:date="2026-05-11T11:19:00Z">
        <w:r>
          <w:rPr>
            <w:rFonts w:hint="eastAsia"/>
            <w:sz w:val="24"/>
          </w:rPr>
          <w:delText>分享了政府的影子权力</w:delText>
        </w:r>
      </w:del>
      <w:del w:id="2248" w:author="Wei [2]" w:date="2026-05-23T16:12:02Z">
        <w:r>
          <w:rPr>
            <w:rFonts w:hint="eastAsia"/>
            <w:sz w:val="24"/>
          </w:rPr>
          <w:delText>，</w:delText>
        </w:r>
      </w:del>
      <w:r>
        <w:rPr>
          <w:rFonts w:hint="eastAsia"/>
          <w:sz w:val="24"/>
        </w:rPr>
        <w:t>掌握着国家项目资源的分配权，决定</w:t>
      </w:r>
      <w:del w:id="2249" w:author="孙程姣" w:date="2026-05-11T11:18:00Z">
        <w:r>
          <w:rPr>
            <w:rFonts w:hint="eastAsia"/>
            <w:sz w:val="24"/>
          </w:rPr>
          <w:delText>着</w:delText>
        </w:r>
      </w:del>
      <w:r>
        <w:rPr>
          <w:rFonts w:hint="eastAsia"/>
          <w:sz w:val="24"/>
        </w:rPr>
        <w:t>政策执行“最后一公里”的成效</w:t>
      </w:r>
      <w:ins w:id="2250" w:author="Wei" w:date="2025-05-22T20:44:00Z">
        <w:r>
          <w:rPr>
            <w:rFonts w:hint="eastAsia"/>
            <w:sz w:val="24"/>
          </w:rPr>
          <w:t>，</w:t>
        </w:r>
      </w:ins>
      <w:del w:id="2251" w:author="Wei" w:date="2025-05-22T20:44:00Z">
        <w:r>
          <w:rPr>
            <w:rFonts w:hint="eastAsia"/>
            <w:sz w:val="24"/>
          </w:rPr>
          <w:delText>；</w:delText>
        </w:r>
      </w:del>
      <w:ins w:id="2252" w:author="孙程姣" w:date="2026-05-11T11:19:00Z">
        <w:r>
          <w:rPr>
            <w:rFonts w:hint="eastAsia"/>
            <w:sz w:val="24"/>
          </w:rPr>
          <w:t>又</w:t>
        </w:r>
      </w:ins>
      <w:del w:id="2253" w:author="孙程姣" w:date="2026-05-11T11:19:00Z">
        <w:r>
          <w:rPr>
            <w:rFonts w:hint="eastAsia"/>
            <w:sz w:val="24"/>
          </w:rPr>
          <w:delText>一方面</w:delText>
        </w:r>
      </w:del>
      <w:r>
        <w:rPr>
          <w:rFonts w:hint="eastAsia"/>
          <w:sz w:val="24"/>
        </w:rPr>
        <w:t>作为村庄当家人</w:t>
      </w:r>
      <w:del w:id="2254" w:author="Wei" w:date="2025-05-22T20:44:00Z">
        <w:r>
          <w:rPr>
            <w:rFonts w:hint="eastAsia"/>
            <w:sz w:val="24"/>
          </w:rPr>
          <w:delText>，</w:delText>
        </w:r>
      </w:del>
      <w:r>
        <w:rPr>
          <w:rFonts w:hint="eastAsia"/>
          <w:sz w:val="24"/>
        </w:rPr>
        <w:t>掌握着村内公共资源的经营、分配权。在利益密集型地区，村干部掌握着上千万元的集体资产，很容易滋生贪腐；而在普通农村地区，截留国家惠农资金、贪占集体山林土地资源成为村干部渎职的</w:t>
      </w:r>
      <w:del w:id="2255" w:author="Wei [2]" w:date="2026-05-23T16:12:21Z">
        <w:r>
          <w:rPr>
            <w:rFonts w:hint="default"/>
            <w:sz w:val="24"/>
            <w:lang w:val="en-US"/>
          </w:rPr>
          <w:delText>常见</w:delText>
        </w:r>
      </w:del>
      <w:ins w:id="2256" w:author="Wei [2]" w:date="2026-05-23T16:12:22Z">
        <w:r>
          <w:rPr>
            <w:rFonts w:hint="eastAsia"/>
            <w:sz w:val="24"/>
            <w:lang w:val="en-US" w:eastAsia="zh-CN"/>
          </w:rPr>
          <w:t>主要</w:t>
        </w:r>
      </w:ins>
      <w:r>
        <w:rPr>
          <w:rFonts w:hint="eastAsia"/>
          <w:sz w:val="24"/>
        </w:rPr>
        <w:t>形式。</w:t>
      </w:r>
      <w:ins w:id="2257" w:author="Wei" w:date="2025-05-22T20:45:00Z">
        <w:r>
          <w:rPr>
            <w:rFonts w:hint="eastAsia"/>
            <w:sz w:val="24"/>
          </w:rPr>
          <w:t>在熟人社会，村民和村干部有</w:t>
        </w:r>
      </w:ins>
      <w:ins w:id="2258" w:author="Wei" w:date="2025-05-22T20:45:00Z">
        <w:del w:id="2259" w:author="孙程姣" w:date="2026-05-11T11:20:00Z">
          <w:r>
            <w:rPr>
              <w:rFonts w:hint="eastAsia"/>
              <w:sz w:val="24"/>
            </w:rPr>
            <w:delText>着</w:delText>
          </w:r>
        </w:del>
      </w:ins>
      <w:ins w:id="2260" w:author="Wei" w:date="2025-05-22T20:45:00Z">
        <w:r>
          <w:rPr>
            <w:rFonts w:hint="eastAsia"/>
            <w:sz w:val="24"/>
          </w:rPr>
          <w:t>千丝万缕的关联，即使村干部有不当行为，村民通常也不愿撕破脸皮前去纪委部门揭发，更不会启动村民监督程序行使监督权利。</w:t>
        </w:r>
      </w:ins>
      <w:r>
        <w:rPr>
          <w:rFonts w:hint="eastAsia"/>
          <w:sz w:val="24"/>
        </w:rPr>
        <w:t>尽管全国各地已建立起村务监督委员会，但由于缺乏必要的实施技术，多数监委会的工作流于形式，农村基层权力的民主化运行不</w:t>
      </w:r>
      <w:ins w:id="2261" w:author="孙程姣" w:date="2026-05-11T11:20:00Z">
        <w:r>
          <w:rPr>
            <w:rFonts w:hint="eastAsia"/>
            <w:sz w:val="24"/>
          </w:rPr>
          <w:t>尽</w:t>
        </w:r>
      </w:ins>
      <w:r>
        <w:rPr>
          <w:rFonts w:hint="eastAsia"/>
          <w:sz w:val="24"/>
        </w:rPr>
        <w:t>如人意。</w:t>
      </w:r>
    </w:p>
    <w:p w14:paraId="7717C472">
      <w:pPr>
        <w:spacing w:line="324" w:lineRule="auto"/>
        <w:ind w:firstLine="480" w:firstLineChars="200"/>
        <w:rPr>
          <w:del w:id="2262" w:author="Wei [2]" w:date="2026-05-23T16:13:06Z"/>
          <w:sz w:val="24"/>
        </w:rPr>
      </w:pPr>
      <w:del w:id="2263" w:author="Wei [2]" w:date="2026-05-23T16:13:06Z">
        <w:r>
          <w:rPr>
            <w:rFonts w:hint="eastAsia"/>
            <w:sz w:val="24"/>
          </w:rPr>
          <w:delText>监督基层权力运行成为基层民主亟</w:delText>
        </w:r>
      </w:del>
      <w:ins w:id="2264" w:author="孙程姣" w:date="2026-05-11T11:20:00Z">
        <w:del w:id="2265" w:author="Wei [2]" w:date="2026-05-23T16:13:06Z">
          <w:r>
            <w:rPr>
              <w:rFonts w:hint="eastAsia"/>
              <w:sz w:val="24"/>
            </w:rPr>
            <w:delText>须</w:delText>
          </w:r>
        </w:del>
      </w:ins>
      <w:del w:id="2266" w:author="Wei [2]" w:date="2026-05-23T16:13:06Z">
        <w:r>
          <w:rPr>
            <w:rFonts w:hint="eastAsia"/>
            <w:sz w:val="24"/>
          </w:rPr>
          <w:delText>需大力</w:delText>
        </w:r>
      </w:del>
      <w:ins w:id="2267" w:author="孙程姣" w:date="2026-05-11T11:20:00Z">
        <w:del w:id="2268" w:author="Wei [2]" w:date="2026-05-23T16:13:06Z">
          <w:r>
            <w:rPr>
              <w:rFonts w:hint="eastAsia"/>
              <w:sz w:val="24"/>
            </w:rPr>
            <w:delText>加强</w:delText>
          </w:r>
        </w:del>
      </w:ins>
      <w:del w:id="2269" w:author="Wei [2]" w:date="2026-05-23T16:13:06Z">
        <w:r>
          <w:rPr>
            <w:rFonts w:hint="eastAsia"/>
            <w:sz w:val="24"/>
          </w:rPr>
          <w:delText>发展的重要内容。</w:delText>
        </w:r>
      </w:del>
    </w:p>
    <w:p w14:paraId="296B24BC">
      <w:pPr>
        <w:spacing w:line="324" w:lineRule="auto"/>
        <w:ind w:firstLine="480" w:firstLineChars="200"/>
        <w:rPr>
          <w:sz w:val="24"/>
        </w:rPr>
      </w:pPr>
      <w:del w:id="2270" w:author="Wei" w:date="2025-05-22T20:45:00Z">
        <w:r>
          <w:rPr>
            <w:rFonts w:hint="eastAsia"/>
            <w:sz w:val="24"/>
          </w:rPr>
          <w:delText>在熟人社会，村民和村干部有着千丝万缕的关联，即使村干部有不当行为，村民通常也不愿撕破脸皮前去纪委部门揭发，更不会启动村民监督程序行使监督权利。</w:delText>
        </w:r>
      </w:del>
      <w:r>
        <w:rPr>
          <w:rFonts w:hint="eastAsia"/>
          <w:sz w:val="24"/>
        </w:rPr>
        <w:t>近</w:t>
      </w:r>
      <w:del w:id="2271" w:author="Wei [2]" w:date="2026-05-23T16:13:15Z">
        <w:r>
          <w:rPr>
            <w:rFonts w:hint="default"/>
            <w:sz w:val="24"/>
            <w:lang w:val="en-US"/>
          </w:rPr>
          <w:delText>几</w:delText>
        </w:r>
      </w:del>
      <w:ins w:id="2272" w:author="Wei [2]" w:date="2026-05-23T16:13:17Z">
        <w:r>
          <w:rPr>
            <w:rFonts w:hint="eastAsia"/>
            <w:sz w:val="24"/>
            <w:lang w:val="en-US" w:eastAsia="zh-CN"/>
          </w:rPr>
          <w:t>些</w:t>
        </w:r>
      </w:ins>
      <w:r>
        <w:rPr>
          <w:rFonts w:hint="eastAsia"/>
          <w:sz w:val="24"/>
        </w:rPr>
        <w:t>年全国各地农村推行的小微权力清单</w:t>
      </w:r>
      <w:ins w:id="2273" w:author="Wei [2]" w:date="2026-05-23T16:13:22Z">
        <w:r>
          <w:rPr>
            <w:rFonts w:hint="eastAsia"/>
            <w:sz w:val="24"/>
            <w:lang w:val="en-US" w:eastAsia="zh-CN"/>
          </w:rPr>
          <w:t>和</w:t>
        </w:r>
      </w:ins>
      <w:ins w:id="2274" w:author="Wei [2]" w:date="2026-05-23T16:13:26Z">
        <w:r>
          <w:rPr>
            <w:rFonts w:hint="eastAsia"/>
            <w:sz w:val="24"/>
            <w:lang w:val="en-US" w:eastAsia="zh-CN"/>
          </w:rPr>
          <w:t>村居</w:t>
        </w:r>
      </w:ins>
      <w:ins w:id="2275" w:author="Wei [2]" w:date="2026-05-23T16:13:27Z">
        <w:r>
          <w:rPr>
            <w:rFonts w:hint="eastAsia"/>
            <w:sz w:val="24"/>
            <w:lang w:val="en-US" w:eastAsia="zh-CN"/>
          </w:rPr>
          <w:t>工作</w:t>
        </w:r>
      </w:ins>
      <w:ins w:id="2276" w:author="Wei [2]" w:date="2026-05-23T16:13:28Z">
        <w:r>
          <w:rPr>
            <w:rFonts w:hint="eastAsia"/>
            <w:sz w:val="24"/>
            <w:lang w:val="en-US" w:eastAsia="zh-CN"/>
          </w:rPr>
          <w:t>清单</w:t>
        </w:r>
      </w:ins>
      <w:r>
        <w:rPr>
          <w:rFonts w:hint="eastAsia"/>
          <w:sz w:val="24"/>
        </w:rPr>
        <w:t>，在理清村干部权力边界、明确村民参与权利上</w:t>
      </w:r>
      <w:del w:id="2277" w:author="孙程姣" w:date="2026-05-11T11:21:00Z">
        <w:r>
          <w:rPr>
            <w:rFonts w:hint="eastAsia"/>
            <w:sz w:val="24"/>
          </w:rPr>
          <w:delText>作</w:delText>
        </w:r>
      </w:del>
      <w:ins w:id="2278" w:author="孙程姣" w:date="2026-05-11T11:21:00Z">
        <w:r>
          <w:rPr>
            <w:rFonts w:hint="eastAsia"/>
            <w:sz w:val="24"/>
          </w:rPr>
          <w:t>做</w:t>
        </w:r>
      </w:ins>
      <w:r>
        <w:rPr>
          <w:rFonts w:hint="eastAsia"/>
          <w:sz w:val="24"/>
        </w:rPr>
        <w:t>出制度创新，其中最为典型的是浙江“</w:t>
      </w:r>
      <w:del w:id="2279" w:author="Wei" w:date="2025-05-22T21:04:00Z">
        <w:r>
          <w:rPr>
            <w:rFonts w:hint="eastAsia"/>
            <w:sz w:val="24"/>
          </w:rPr>
          <w:delText>宁海</w:delText>
        </w:r>
      </w:del>
      <w:ins w:id="2280" w:author="Wei" w:date="2025-05-22T21:26:00Z">
        <w:r>
          <w:rPr>
            <w:rFonts w:hint="eastAsia"/>
            <w:sz w:val="24"/>
          </w:rPr>
          <w:t>宁海</w:t>
        </w:r>
      </w:ins>
      <w:r>
        <w:rPr>
          <w:rFonts w:hint="eastAsia"/>
          <w:sz w:val="24"/>
        </w:rPr>
        <w:t>36条”。由</w:t>
      </w:r>
      <w:del w:id="2281" w:author="Wei" w:date="2025-05-22T21:04:00Z">
        <w:r>
          <w:rPr>
            <w:rFonts w:hint="eastAsia"/>
            <w:sz w:val="24"/>
          </w:rPr>
          <w:delText>宁海</w:delText>
        </w:r>
      </w:del>
      <w:del w:id="2282" w:author="Wei" w:date="2025-05-22T21:05:00Z">
        <w:r>
          <w:rPr>
            <w:rFonts w:hint="eastAsia"/>
            <w:sz w:val="24"/>
          </w:rPr>
          <w:delText>县</w:delText>
        </w:r>
      </w:del>
      <w:ins w:id="2283" w:author="孙程姣" w:date="2026-05-11T12:54:00Z">
        <w:r>
          <w:rPr>
            <w:rFonts w:hint="eastAsia"/>
            <w:sz w:val="24"/>
          </w:rPr>
          <w:t>宁海县纪委</w:t>
        </w:r>
      </w:ins>
      <w:ins w:id="2284" w:author="Wei" w:date="2025-05-22T21:26:00Z">
        <w:del w:id="2285" w:author="孙程姣" w:date="2026-05-11T12:54:00Z">
          <w:r>
            <w:rPr>
              <w:rFonts w:hint="eastAsia"/>
              <w:sz w:val="24"/>
            </w:rPr>
            <w:delText>宁海</w:delText>
          </w:r>
        </w:del>
      </w:ins>
      <w:del w:id="2286" w:author="孙程姣" w:date="2026-05-11T12:54:00Z">
        <w:r>
          <w:rPr>
            <w:rFonts w:hint="eastAsia"/>
            <w:sz w:val="24"/>
          </w:rPr>
          <w:delText>纪委</w:delText>
        </w:r>
      </w:del>
      <w:r>
        <w:rPr>
          <w:rFonts w:hint="eastAsia"/>
          <w:sz w:val="24"/>
        </w:rPr>
        <w:t>推动形成的村务工作36条，为村庄项目工程、财务报销、资产管理等重大事务制定了运行程序，为村民低保、</w:t>
      </w:r>
      <w:ins w:id="2287" w:author="孙程姣" w:date="2026-05-11T11:21:00Z">
        <w:r>
          <w:rPr>
            <w:rFonts w:hint="eastAsia"/>
            <w:sz w:val="24"/>
          </w:rPr>
          <w:t>“</w:t>
        </w:r>
      </w:ins>
      <w:r>
        <w:rPr>
          <w:rFonts w:hint="eastAsia"/>
          <w:sz w:val="24"/>
        </w:rPr>
        <w:t>五保</w:t>
      </w:r>
      <w:ins w:id="2288" w:author="孙程姣" w:date="2026-05-11T11:21:00Z">
        <w:r>
          <w:rPr>
            <w:rFonts w:hint="eastAsia"/>
            <w:sz w:val="24"/>
          </w:rPr>
          <w:t>”</w:t>
        </w:r>
      </w:ins>
      <w:r>
        <w:rPr>
          <w:rFonts w:hint="eastAsia"/>
          <w:sz w:val="24"/>
        </w:rPr>
        <w:t>、宅基地申请等需求明确了服务流程，划定了村干部权力行使的边界，将村民参与制度性嵌入村级权力运行之中。调研发现，村民大会、村民代表会、村</w:t>
      </w:r>
      <w:ins w:id="2289" w:author="孙程姣" w:date="2026-05-11T11:21:00Z">
        <w:r>
          <w:rPr>
            <w:rFonts w:hint="eastAsia"/>
            <w:sz w:val="24"/>
          </w:rPr>
          <w:t>“</w:t>
        </w:r>
      </w:ins>
      <w:r>
        <w:rPr>
          <w:rFonts w:hint="eastAsia"/>
          <w:sz w:val="24"/>
        </w:rPr>
        <w:t>两委</w:t>
      </w:r>
      <w:ins w:id="2290" w:author="孙程姣" w:date="2026-05-11T11:21:00Z">
        <w:r>
          <w:rPr>
            <w:rFonts w:hint="eastAsia"/>
            <w:sz w:val="24"/>
          </w:rPr>
          <w:t>”</w:t>
        </w:r>
      </w:ins>
      <w:r>
        <w:rPr>
          <w:rFonts w:hint="eastAsia"/>
          <w:sz w:val="24"/>
        </w:rPr>
        <w:t>成员会议、村民自发监督等成为</w:t>
      </w:r>
      <w:del w:id="2291" w:author="Wei" w:date="2025-05-22T21:04:00Z">
        <w:r>
          <w:rPr>
            <w:rFonts w:hint="eastAsia"/>
            <w:sz w:val="24"/>
          </w:rPr>
          <w:delText>宁海</w:delText>
        </w:r>
      </w:del>
      <w:del w:id="2292" w:author="Wei" w:date="2025-05-22T21:05:00Z">
        <w:r>
          <w:rPr>
            <w:rFonts w:hint="eastAsia"/>
            <w:sz w:val="24"/>
          </w:rPr>
          <w:delText>县</w:delText>
        </w:r>
      </w:del>
      <w:ins w:id="2293" w:author="Wei" w:date="2025-05-22T21:26:00Z">
        <w:r>
          <w:rPr>
            <w:rFonts w:hint="eastAsia"/>
            <w:sz w:val="24"/>
          </w:rPr>
          <w:t>宁海</w:t>
        </w:r>
      </w:ins>
      <w:r>
        <w:rPr>
          <w:rFonts w:hint="eastAsia"/>
          <w:sz w:val="24"/>
        </w:rPr>
        <w:t>村级民主的重要实现形式，村干部权力受到有力约束的同时，村民民主参与权明显增长。</w:t>
      </w:r>
    </w:p>
    <w:p w14:paraId="69D57A47">
      <w:pPr>
        <w:spacing w:line="324" w:lineRule="auto"/>
        <w:ind w:firstLine="480" w:firstLineChars="200"/>
        <w:rPr>
          <w:ins w:id="2294" w:author="Wei" w:date="2025-05-22T20:47:00Z"/>
          <w:sz w:val="24"/>
        </w:rPr>
      </w:pPr>
      <w:r>
        <w:rPr>
          <w:rFonts w:hint="eastAsia"/>
          <w:sz w:val="24"/>
        </w:rPr>
        <w:t>2018年</w:t>
      </w:r>
      <w:ins w:id="2295" w:author="孙程姣" w:date="2026-05-11T11:22:00Z">
        <w:r>
          <w:rPr>
            <w:rFonts w:hint="eastAsia"/>
            <w:sz w:val="24"/>
          </w:rPr>
          <w:t>，</w:t>
        </w:r>
      </w:ins>
      <w:r>
        <w:rPr>
          <w:rFonts w:hint="eastAsia"/>
          <w:sz w:val="24"/>
        </w:rPr>
        <w:t>随着《中华人民共和国监察法》的</w:t>
      </w:r>
      <w:del w:id="2296" w:author="Wei [2]" w:date="2026-05-23T16:13:56Z">
        <w:r>
          <w:rPr>
            <w:rFonts w:hint="default"/>
            <w:sz w:val="24"/>
            <w:lang w:val="en-US"/>
          </w:rPr>
          <w:delText>通过</w:delText>
        </w:r>
      </w:del>
      <w:ins w:id="2297" w:author="Wei [2]" w:date="2026-05-23T16:13:56Z">
        <w:r>
          <w:rPr>
            <w:rFonts w:hint="eastAsia"/>
            <w:sz w:val="24"/>
            <w:lang w:val="en-US" w:eastAsia="zh-CN"/>
          </w:rPr>
          <w:t>颁布</w:t>
        </w:r>
      </w:ins>
      <w:ins w:id="2298" w:author="Wei [2]" w:date="2026-05-23T16:13:57Z">
        <w:r>
          <w:rPr>
            <w:rFonts w:hint="eastAsia"/>
            <w:sz w:val="24"/>
            <w:lang w:val="en-US" w:eastAsia="zh-CN"/>
          </w:rPr>
          <w:t>实施</w:t>
        </w:r>
      </w:ins>
      <w:r>
        <w:rPr>
          <w:rFonts w:hint="eastAsia"/>
          <w:sz w:val="24"/>
        </w:rPr>
        <w:t>，新成立的监察委员会与党的纪律检查委员会</w:t>
      </w:r>
      <w:ins w:id="2299" w:author="Wei" w:date="2025-05-22T20:46:00Z">
        <w:r>
          <w:rPr>
            <w:rFonts w:hint="eastAsia"/>
            <w:sz w:val="24"/>
          </w:rPr>
          <w:t>，</w:t>
        </w:r>
      </w:ins>
      <w:r>
        <w:rPr>
          <w:rFonts w:hint="eastAsia"/>
          <w:sz w:val="24"/>
        </w:rPr>
        <w:t>对各级党政干部</w:t>
      </w:r>
      <w:del w:id="2300" w:author="Wei [2]" w:date="2026-05-23T16:14:08Z">
        <w:r>
          <w:rPr>
            <w:rFonts w:hint="default"/>
            <w:sz w:val="24"/>
            <w:lang w:val="en-US"/>
          </w:rPr>
          <w:delText>及</w:delText>
        </w:r>
      </w:del>
      <w:ins w:id="2301" w:author="Wei [2]" w:date="2026-05-23T16:14:08Z">
        <w:r>
          <w:rPr>
            <w:rFonts w:hint="eastAsia"/>
            <w:sz w:val="24"/>
            <w:lang w:val="en-US" w:eastAsia="zh-CN"/>
          </w:rPr>
          <w:t>和</w:t>
        </w:r>
      </w:ins>
      <w:r>
        <w:rPr>
          <w:rFonts w:hint="eastAsia"/>
          <w:sz w:val="24"/>
        </w:rPr>
        <w:t>所有行使公权力的人形成监督全覆盖，</w:t>
      </w:r>
      <w:del w:id="2302" w:author="Wei [2]" w:date="2026-05-23T16:14:23Z">
        <w:r>
          <w:rPr>
            <w:rFonts w:hint="eastAsia"/>
            <w:sz w:val="24"/>
          </w:rPr>
          <w:delText>在</w:delText>
        </w:r>
      </w:del>
      <w:ins w:id="2303" w:author="Wei [2]" w:date="2026-05-23T16:14:22Z">
        <w:r>
          <w:rPr>
            <w:rFonts w:hint="eastAsia"/>
            <w:sz w:val="24"/>
          </w:rPr>
          <w:t>明显推动</w:t>
        </w:r>
      </w:ins>
      <w:r>
        <w:rPr>
          <w:rFonts w:hint="eastAsia"/>
          <w:sz w:val="24"/>
        </w:rPr>
        <w:t>基层权力民主化运行</w:t>
      </w:r>
      <w:del w:id="2304" w:author="Wei [2]" w:date="2026-05-23T16:14:27Z">
        <w:r>
          <w:rPr>
            <w:rFonts w:hint="eastAsia"/>
            <w:sz w:val="24"/>
          </w:rPr>
          <w:delText>方面具有明显推动作用</w:delText>
        </w:r>
      </w:del>
      <w:r>
        <w:rPr>
          <w:rFonts w:hint="eastAsia"/>
          <w:sz w:val="24"/>
        </w:rPr>
        <w:t>。从中央纪委推动的</w:t>
      </w:r>
      <w:r>
        <w:rPr>
          <w:rFonts w:hint="eastAsia"/>
          <w:color w:val="000000"/>
          <w:sz w:val="24"/>
        </w:rPr>
        <w:t>“打虎”“拍蝇”</w:t>
      </w:r>
      <w:r>
        <w:rPr>
          <w:rFonts w:hint="eastAsia"/>
          <w:sz w:val="24"/>
        </w:rPr>
        <w:t>行动，到县乡纪委、组织部门介入村干部候选人资格审查，再到纪委、监察委对党员、干部和非党员干部的作风和日常工作检查，纪委</w:t>
      </w:r>
      <w:del w:id="2305" w:author="Wei [2]" w:date="2026-05-23T16:15:16Z">
        <w:r>
          <w:rPr>
            <w:rFonts w:hint="default"/>
            <w:sz w:val="24"/>
            <w:lang w:val="en-US"/>
          </w:rPr>
          <w:delText>、</w:delText>
        </w:r>
      </w:del>
      <w:ins w:id="2306" w:author="Wei [2]" w:date="2026-05-23T16:15:16Z">
        <w:r>
          <w:rPr>
            <w:rFonts w:hint="eastAsia"/>
            <w:sz w:val="24"/>
            <w:lang w:val="en-US" w:eastAsia="zh-CN"/>
          </w:rPr>
          <w:t>和</w:t>
        </w:r>
      </w:ins>
      <w:r>
        <w:rPr>
          <w:rFonts w:hint="eastAsia"/>
          <w:sz w:val="24"/>
        </w:rPr>
        <w:t>监察委部门</w:t>
      </w:r>
      <w:del w:id="2307" w:author="Wei" w:date="2025-05-22T20:47:00Z">
        <w:r>
          <w:rPr>
            <w:sz w:val="24"/>
          </w:rPr>
          <w:delText>的</w:delText>
        </w:r>
      </w:del>
      <w:ins w:id="2308" w:author="Wei" w:date="2025-05-22T20:47:00Z">
        <w:r>
          <w:rPr>
            <w:rFonts w:hint="eastAsia"/>
            <w:sz w:val="24"/>
          </w:rPr>
          <w:t>推动</w:t>
        </w:r>
      </w:ins>
      <w:r>
        <w:rPr>
          <w:rFonts w:hint="eastAsia"/>
          <w:sz w:val="24"/>
        </w:rPr>
        <w:t>乡村民主治理</w:t>
      </w:r>
      <w:ins w:id="2309" w:author="Wei" w:date="2025-05-22T20:47:00Z">
        <w:r>
          <w:rPr>
            <w:rFonts w:hint="eastAsia"/>
            <w:sz w:val="24"/>
          </w:rPr>
          <w:t>的</w:t>
        </w:r>
      </w:ins>
      <w:r>
        <w:rPr>
          <w:rFonts w:hint="eastAsia"/>
          <w:sz w:val="24"/>
        </w:rPr>
        <w:t>功能日益凸显。2018年，</w:t>
      </w:r>
      <w:del w:id="2310" w:author="Wei" w:date="2025-05-22T21:02:00Z">
        <w:r>
          <w:rPr>
            <w:rFonts w:hint="eastAsia"/>
            <w:sz w:val="24"/>
          </w:rPr>
          <w:delText>韩城市</w:delText>
        </w:r>
      </w:del>
      <w:ins w:id="2311" w:author="Wei" w:date="2025-05-22T21:02:00Z">
        <w:r>
          <w:rPr>
            <w:rFonts w:hint="eastAsia"/>
            <w:sz w:val="24"/>
          </w:rPr>
          <w:t>H市</w:t>
        </w:r>
      </w:ins>
      <w:r>
        <w:rPr>
          <w:rFonts w:hint="eastAsia"/>
          <w:color w:val="000000"/>
          <w:sz w:val="24"/>
          <w:rPrChange w:id="2312" w:author="孙程姣" w:date="2026-05-11T14:29:00Z">
            <w:rPr>
              <w:rFonts w:hint="eastAsia"/>
              <w:sz w:val="24"/>
            </w:rPr>
          </w:rPrChange>
        </w:rPr>
        <w:t>禹</w:t>
      </w:r>
      <w:del w:id="2313" w:author="Wei" w:date="2025-05-22T20:47:00Z">
        <w:r>
          <w:rPr>
            <w:rFonts w:hint="eastAsia"/>
            <w:color w:val="FF00FF"/>
            <w:sz w:val="24"/>
            <w:rPrChange w:id="2314" w:author="孙程姣" w:date="2026-05-11T14:29:00Z">
              <w:rPr>
                <w:rFonts w:hint="eastAsia"/>
                <w:sz w:val="24"/>
              </w:rPr>
            </w:rPrChange>
          </w:rPr>
          <w:delText>越</w:delText>
        </w:r>
      </w:del>
      <w:r>
        <w:rPr>
          <w:rFonts w:hint="eastAsia"/>
          <w:sz w:val="24"/>
        </w:rPr>
        <w:t>镇纪委自行立案查处党员干部违纪违法事件7件，其中</w:t>
      </w:r>
      <w:ins w:id="2315" w:author="孙程姣" w:date="2026-05-11T11:23:00Z">
        <w:r>
          <w:rPr>
            <w:rFonts w:hint="eastAsia"/>
            <w:sz w:val="24"/>
          </w:rPr>
          <w:t>，</w:t>
        </w:r>
      </w:ins>
      <w:r>
        <w:rPr>
          <w:rFonts w:hint="eastAsia"/>
          <w:color w:val="000000"/>
          <w:sz w:val="24"/>
        </w:rPr>
        <w:t>违反中央八项规定</w:t>
      </w:r>
      <w:r>
        <w:rPr>
          <w:rFonts w:hint="eastAsia"/>
          <w:sz w:val="24"/>
        </w:rPr>
        <w:t>的有2件，因精准扶贫工作问题违纪案件1件，</w:t>
      </w:r>
      <w:r>
        <w:rPr>
          <w:rFonts w:hint="eastAsia"/>
          <w:color w:val="000000"/>
          <w:sz w:val="24"/>
          <w:rPrChange w:id="2316" w:author="孙程姣" w:date="2026-05-11T14:29:00Z">
            <w:rPr>
              <w:rFonts w:hint="eastAsia"/>
              <w:sz w:val="24"/>
            </w:rPr>
          </w:rPrChange>
        </w:rPr>
        <w:t>涉</w:t>
      </w:r>
      <w:r>
        <w:rPr>
          <w:rFonts w:hint="eastAsia"/>
          <w:sz w:val="24"/>
        </w:rPr>
        <w:t>法违纪案件3件，农村环境整治工作不力案件1件。该市纪委部门还将服务型政府建设作为工作重点，推行了村干部坐班制度、签到制度、例会制度和代办员制度，转变了基层工作作风。</w:t>
      </w:r>
    </w:p>
    <w:p w14:paraId="3068F402">
      <w:pPr>
        <w:spacing w:line="324" w:lineRule="auto"/>
        <w:ind w:firstLine="480" w:firstLineChars="200"/>
        <w:rPr>
          <w:rFonts w:hint="eastAsia" w:ascii="宋体" w:hAnsi="宋体" w:cs="宋体"/>
          <w:sz w:val="24"/>
        </w:rPr>
      </w:pPr>
      <w:del w:id="2317" w:author="孙程姣" w:date="2026-05-11T11:33:00Z">
        <w:r>
          <w:rPr>
            <w:rFonts w:hint="eastAsia" w:ascii="宋体" w:hAnsi="宋体" w:cs="宋体"/>
            <w:sz w:val="24"/>
          </w:rPr>
          <w:delText>“</w:delText>
        </w:r>
      </w:del>
      <w:r>
        <w:rPr>
          <w:rFonts w:hint="eastAsia" w:ascii="楷体" w:hAnsi="楷体" w:eastAsia="楷体" w:cs="楷体"/>
          <w:sz w:val="24"/>
          <w:rPrChange w:id="2318" w:author="Wei" w:date="2025-05-22T20:47:00Z">
            <w:rPr>
              <w:rFonts w:hint="eastAsia" w:ascii="宋体" w:hAnsi="宋体" w:cs="宋体"/>
              <w:sz w:val="24"/>
            </w:rPr>
          </w:rPrChange>
        </w:rPr>
        <w:t>2018年以来，村干部作风转变明显，之前拖沓、懒散现象普遍，现在服务意识明显增强。纪委和监察委的每个处分通告，都要第一时间召开镇村干部会议内部通知，然后由包村干部到村里直接宣读通报。受到纪委部门</w:t>
      </w:r>
      <w:del w:id="2319" w:author="孙程姣" w:date="2026-05-11T12:54:00Z">
        <w:r>
          <w:rPr>
            <w:rFonts w:hint="eastAsia" w:ascii="楷体" w:hAnsi="楷体" w:eastAsia="楷体" w:cs="楷体"/>
            <w:color w:val="0072FF"/>
            <w:sz w:val="24"/>
            <w:rPrChange w:id="2320" w:author="Wei" w:date="2025-05-22T20:47:00Z">
              <w:rPr>
                <w:rFonts w:hint="eastAsia" w:ascii="宋体" w:hAnsi="宋体" w:cs="宋体"/>
                <w:sz w:val="24"/>
              </w:rPr>
            </w:rPrChange>
          </w:rPr>
          <w:delText>‘</w:delText>
        </w:r>
      </w:del>
      <w:ins w:id="2321" w:author="孙程姣" w:date="2026-05-11T12:54:00Z">
        <w:r>
          <w:rPr>
            <w:rFonts w:hint="eastAsia" w:ascii="楷体" w:hAnsi="楷体" w:eastAsia="楷体" w:cs="楷体"/>
            <w:color w:val="000000"/>
            <w:sz w:val="24"/>
          </w:rPr>
          <w:t>“</w:t>
        </w:r>
      </w:ins>
      <w:r>
        <w:rPr>
          <w:rFonts w:hint="eastAsia" w:ascii="楷体" w:hAnsi="楷体" w:eastAsia="楷体" w:cs="楷体"/>
          <w:sz w:val="24"/>
          <w:rPrChange w:id="2322" w:author="Wei" w:date="2025-05-22T20:47:00Z">
            <w:rPr>
              <w:rFonts w:hint="eastAsia" w:ascii="宋体" w:hAnsi="宋体" w:cs="宋体"/>
              <w:sz w:val="24"/>
            </w:rPr>
          </w:rPrChange>
        </w:rPr>
        <w:t>严重处分</w:t>
      </w:r>
      <w:ins w:id="2323" w:author="孙程姣" w:date="2026-05-11T12:54:00Z">
        <w:r>
          <w:rPr>
            <w:rFonts w:hint="eastAsia" w:ascii="楷体" w:hAnsi="楷体" w:eastAsia="楷体" w:cs="楷体"/>
            <w:color w:val="000000"/>
            <w:sz w:val="24"/>
          </w:rPr>
          <w:t>”</w:t>
        </w:r>
      </w:ins>
      <w:del w:id="2324" w:author="孙程姣" w:date="2026-05-11T12:54:00Z">
        <w:r>
          <w:rPr>
            <w:rFonts w:hint="eastAsia" w:ascii="楷体" w:hAnsi="楷体" w:eastAsia="楷体" w:cs="楷体"/>
            <w:color w:val="0072FF"/>
            <w:sz w:val="24"/>
            <w:rPrChange w:id="2325" w:author="Wei" w:date="2025-05-22T20:47:00Z">
              <w:rPr>
                <w:rFonts w:hint="eastAsia" w:ascii="宋体" w:hAnsi="宋体" w:cs="宋体"/>
                <w:sz w:val="24"/>
              </w:rPr>
            </w:rPrChange>
          </w:rPr>
          <w:delText>’</w:delText>
        </w:r>
      </w:del>
      <w:r>
        <w:rPr>
          <w:rFonts w:hint="eastAsia" w:ascii="楷体" w:hAnsi="楷体" w:eastAsia="楷体" w:cs="楷体"/>
          <w:sz w:val="24"/>
          <w:rPrChange w:id="2326" w:author="Wei" w:date="2025-05-22T20:47:00Z">
            <w:rPr>
              <w:rFonts w:hint="eastAsia" w:ascii="宋体" w:hAnsi="宋体" w:cs="宋体"/>
              <w:sz w:val="24"/>
            </w:rPr>
          </w:rPrChange>
        </w:rPr>
        <w:t>处理</w:t>
      </w:r>
      <w:r>
        <w:rPr>
          <w:rFonts w:hint="eastAsia" w:ascii="楷体" w:hAnsi="楷体" w:eastAsia="楷体" w:cs="楷体"/>
          <w:sz w:val="24"/>
          <w:rPrChange w:id="2327" w:author="Wei" w:date="2025-05-22T20:47:00Z">
            <w:rPr>
              <w:rFonts w:hint="eastAsia" w:ascii="宋体" w:hAnsi="宋体" w:cs="宋体"/>
              <w:sz w:val="24"/>
            </w:rPr>
          </w:rPrChange>
        </w:rPr>
        <w:t>的主</w:t>
      </w:r>
      <w:r>
        <w:rPr>
          <w:rFonts w:hint="eastAsia" w:ascii="楷体" w:hAnsi="楷体" w:eastAsia="楷体" w:cs="楷体"/>
          <w:color w:val="000000"/>
          <w:sz w:val="24"/>
          <w:rPrChange w:id="2328" w:author="孙程姣" w:date="2026-05-11T14:29:00Z">
            <w:rPr>
              <w:rFonts w:hint="eastAsia" w:ascii="宋体" w:hAnsi="宋体" w:cs="宋体"/>
              <w:sz w:val="24"/>
            </w:rPr>
          </w:rPrChange>
        </w:rPr>
        <w:t>职</w:t>
      </w:r>
      <w:r>
        <w:rPr>
          <w:rFonts w:hint="eastAsia" w:ascii="楷体" w:hAnsi="楷体" w:eastAsia="楷体" w:cs="楷体"/>
          <w:sz w:val="24"/>
          <w:rPrChange w:id="2329" w:author="Wei" w:date="2025-05-22T20:47:00Z">
            <w:rPr>
              <w:rFonts w:hint="eastAsia" w:ascii="宋体" w:hAnsi="宋体" w:cs="宋体"/>
              <w:sz w:val="24"/>
            </w:rPr>
          </w:rPrChange>
        </w:rPr>
        <w:t>村干部（</w:t>
      </w:r>
      <w:r>
        <w:rPr>
          <w:rFonts w:hint="eastAsia" w:ascii="楷体" w:hAnsi="楷体" w:eastAsia="楷体" w:cs="楷体"/>
          <w:color w:val="000000"/>
          <w:sz w:val="24"/>
          <w:rPrChange w:id="2330" w:author="Wei" w:date="2025-05-22T20:47:00Z">
            <w:rPr>
              <w:rFonts w:hint="eastAsia" w:ascii="宋体" w:hAnsi="宋体" w:cs="宋体"/>
              <w:sz w:val="24"/>
            </w:rPr>
          </w:rPrChange>
        </w:rPr>
        <w:t>村主任</w:t>
      </w:r>
      <w:r>
        <w:rPr>
          <w:rFonts w:hint="eastAsia" w:ascii="楷体" w:hAnsi="楷体" w:eastAsia="楷体" w:cs="楷体"/>
          <w:sz w:val="24"/>
          <w:rPrChange w:id="2331" w:author="Wei" w:date="2025-05-22T20:47:00Z">
            <w:rPr>
              <w:rFonts w:hint="eastAsia" w:ascii="宋体" w:hAnsi="宋体" w:cs="宋体"/>
              <w:sz w:val="24"/>
            </w:rPr>
          </w:rPrChange>
        </w:rPr>
        <w:t>、村支书），都要提出辞职。</w:t>
      </w:r>
      <w:del w:id="2332" w:author="孙程姣" w:date="2026-05-11T11:34:00Z">
        <w:r>
          <w:rPr>
            <w:rFonts w:hint="eastAsia" w:ascii="宋体" w:hAnsi="宋体" w:cs="宋体"/>
            <w:sz w:val="24"/>
          </w:rPr>
          <w:delText>”</w:delText>
        </w:r>
      </w:del>
      <w:del w:id="2333" w:author="Wei" w:date="2025-05-22T21:19:00Z">
        <w:r>
          <w:rPr>
            <w:rFonts w:hint="eastAsia" w:ascii="宋体" w:hAnsi="宋体" w:cs="宋体"/>
            <w:sz w:val="24"/>
          </w:rPr>
          <w:delText>（禹越镇纪委书记，20190516）</w:delText>
        </w:r>
      </w:del>
      <w:ins w:id="2334" w:author="Wei" w:date="2025-05-22T21:19:00Z">
        <w:r>
          <w:rPr>
            <w:rStyle w:val="17"/>
            <w:rFonts w:hint="eastAsia" w:ascii="宋体" w:hAnsi="宋体" w:cs="宋体"/>
            <w:sz w:val="24"/>
          </w:rPr>
          <w:footnoteReference w:id="78"/>
        </w:r>
      </w:ins>
    </w:p>
    <w:p w14:paraId="667D352A">
      <w:pPr>
        <w:spacing w:line="324" w:lineRule="auto"/>
        <w:ind w:firstLine="480" w:firstLineChars="200"/>
        <w:rPr>
          <w:sz w:val="24"/>
        </w:rPr>
      </w:pPr>
      <w:r>
        <w:rPr>
          <w:rFonts w:hint="eastAsia"/>
          <w:sz w:val="24"/>
        </w:rPr>
        <w:t>除纪检、监察委、镇经管站、村监督委员会等专业机构对村干部权力进行制度化监督外，为学界所熟知的村民议事制度（四议两公开）、村务和财务公开制度都促进了基层权力的民主化运行</w:t>
      </w:r>
      <w:del w:id="2335" w:author="Wei" w:date="2025-05-22T20:48:00Z">
        <w:r>
          <w:rPr>
            <w:rFonts w:hint="eastAsia"/>
            <w:sz w:val="24"/>
          </w:rPr>
          <w:delText>，</w:delText>
        </w:r>
      </w:del>
      <w:ins w:id="2336" w:author="Wei" w:date="2025-05-22T20:48:00Z">
        <w:del w:id="2337" w:author="Wei [2]" w:date="2026-05-23T16:16:40Z">
          <w:r>
            <w:rPr>
              <w:rFonts w:hint="eastAsia"/>
              <w:sz w:val="24"/>
            </w:rPr>
            <w:delText>。</w:delText>
          </w:r>
        </w:del>
      </w:ins>
      <w:del w:id="2338" w:author="Wei [2]" w:date="2026-05-23T16:16:39Z">
        <w:r>
          <w:rPr>
            <w:rFonts w:hint="eastAsia"/>
            <w:sz w:val="24"/>
          </w:rPr>
          <w:delText>在制度供给、党政部门推动和群众自觉参与中，</w:delText>
        </w:r>
      </w:del>
      <w:ins w:id="2339" w:author="孙程姣" w:date="2026-05-11T11:35:00Z">
        <w:del w:id="2340" w:author="Wei [2]" w:date="2026-05-23T16:16:39Z">
          <w:r>
            <w:rPr>
              <w:rFonts w:hint="eastAsia"/>
              <w:sz w:val="24"/>
            </w:rPr>
            <w:delText>乡村</w:delText>
          </w:r>
        </w:del>
      </w:ins>
      <w:del w:id="2341" w:author="Wei [2]" w:date="2026-05-23T16:16:39Z">
        <w:r>
          <w:rPr>
            <w:rFonts w:hint="eastAsia"/>
            <w:sz w:val="24"/>
          </w:rPr>
          <w:delText>社会民主治理能力逐步增强</w:delText>
        </w:r>
      </w:del>
      <w:r>
        <w:rPr>
          <w:rFonts w:hint="eastAsia"/>
          <w:sz w:val="24"/>
        </w:rPr>
        <w:t>。在乡村民主选举中，政党通过优化民主过程，打破了西式民主中的程序民主与实质民主、人民选主与人民做主之间张力，真正“把人民当家作主具体地、现实地体现到党治国理政的政策措施上来”</w:t>
      </w:r>
      <w:r>
        <w:rPr>
          <w:rStyle w:val="17"/>
          <w:rFonts w:hint="eastAsia"/>
          <w:sz w:val="24"/>
        </w:rPr>
        <w:footnoteReference w:id="79"/>
      </w:r>
      <w:r>
        <w:rPr>
          <w:rFonts w:hint="eastAsia"/>
          <w:sz w:val="24"/>
        </w:rPr>
        <w:t>。</w:t>
      </w:r>
    </w:p>
    <w:p w14:paraId="10CCBF61">
      <w:pPr>
        <w:spacing w:before="312" w:beforeLines="100" w:after="312" w:afterLines="100" w:line="324" w:lineRule="auto"/>
        <w:jc w:val="center"/>
        <w:outlineLvl w:val="0"/>
        <w:rPr>
          <w:rFonts w:hint="eastAsia" w:ascii="黑体" w:hAnsi="黑体" w:eastAsia="黑体"/>
          <w:sz w:val="28"/>
          <w:szCs w:val="28"/>
        </w:rPr>
      </w:pPr>
      <w:r>
        <w:rPr>
          <w:rFonts w:hint="eastAsia" w:ascii="黑体" w:hAnsi="黑体" w:eastAsia="黑体"/>
          <w:sz w:val="28"/>
          <w:szCs w:val="28"/>
        </w:rPr>
        <w:t>四、增</w:t>
      </w:r>
      <w:r>
        <w:rPr>
          <w:rFonts w:hint="eastAsia" w:ascii="黑体" w:hAnsi="黑体" w:eastAsia="黑体"/>
          <w:color w:val="000000"/>
          <w:sz w:val="28"/>
          <w:szCs w:val="28"/>
          <w:rPrChange w:id="2342" w:author="孙程姣" w:date="2026-05-11T14:29:00Z">
            <w:rPr>
              <w:rFonts w:hint="eastAsia" w:ascii="黑体" w:hAnsi="黑体" w:eastAsia="黑体"/>
              <w:sz w:val="28"/>
              <w:szCs w:val="28"/>
            </w:rPr>
          </w:rPrChange>
        </w:rPr>
        <w:t>能</w:t>
      </w:r>
      <w:r>
        <w:rPr>
          <w:rFonts w:hint="eastAsia" w:ascii="黑体" w:hAnsi="黑体" w:eastAsia="黑体"/>
          <w:sz w:val="28"/>
          <w:szCs w:val="28"/>
        </w:rPr>
        <w:t>社会：</w:t>
      </w:r>
      <w:del w:id="2343" w:author="Wei" w:date="2025-05-22T20:51:00Z">
        <w:r>
          <w:rPr>
            <w:rFonts w:hint="eastAsia" w:ascii="黑体" w:hAnsi="黑体" w:eastAsia="黑体"/>
            <w:sz w:val="28"/>
            <w:szCs w:val="28"/>
          </w:rPr>
          <w:delText>党引领</w:delText>
        </w:r>
      </w:del>
      <w:r>
        <w:rPr>
          <w:rFonts w:hint="eastAsia" w:ascii="黑体" w:hAnsi="黑体" w:eastAsia="黑体"/>
          <w:sz w:val="28"/>
          <w:szCs w:val="28"/>
        </w:rPr>
        <w:t>基层民主</w:t>
      </w:r>
      <w:ins w:id="2344" w:author="Wei" w:date="2025-05-22T20:51:00Z">
        <w:r>
          <w:rPr>
            <w:rFonts w:hint="eastAsia" w:ascii="黑体" w:hAnsi="黑体" w:eastAsia="黑体"/>
            <w:sz w:val="28"/>
            <w:szCs w:val="28"/>
          </w:rPr>
          <w:t>制度供给</w:t>
        </w:r>
      </w:ins>
      <w:del w:id="2345" w:author="Wei" w:date="2025-05-22T20:51:00Z">
        <w:commentRangeStart w:id="44"/>
        <w:commentRangeStart w:id="45"/>
        <w:r>
          <w:rPr>
            <w:rFonts w:hint="eastAsia" w:ascii="黑体" w:hAnsi="黑体" w:eastAsia="黑体"/>
            <w:sz w:val="28"/>
            <w:szCs w:val="28"/>
            <w:highlight w:val="yellow"/>
            <w:rPrChange w:id="2346" w:author="孙程姣" w:date="2026-05-11T12:00:00Z">
              <w:rPr>
                <w:rFonts w:hint="eastAsia" w:ascii="黑体" w:hAnsi="黑体" w:eastAsia="黑体"/>
                <w:sz w:val="28"/>
                <w:szCs w:val="28"/>
              </w:rPr>
            </w:rPrChange>
          </w:rPr>
          <w:delText>有效实现</w:delText>
        </w:r>
      </w:del>
      <w:del w:id="2347" w:author="Wei" w:date="2025-05-22T21:07:00Z">
        <w:r>
          <w:rPr>
            <w:rFonts w:hint="eastAsia" w:ascii="黑体" w:hAnsi="黑体" w:eastAsia="黑体"/>
            <w:sz w:val="28"/>
            <w:szCs w:val="28"/>
            <w:highlight w:val="yellow"/>
            <w:rPrChange w:id="2348" w:author="孙程姣" w:date="2026-05-11T12:00:00Z">
              <w:rPr>
                <w:rFonts w:hint="eastAsia" w:ascii="黑体" w:hAnsi="黑体" w:eastAsia="黑体"/>
                <w:sz w:val="28"/>
                <w:szCs w:val="28"/>
              </w:rPr>
            </w:rPrChange>
          </w:rPr>
          <w:delText>的</w:delText>
        </w:r>
      </w:del>
      <w:ins w:id="2349" w:author="Wei" w:date="2025-05-22T21:07:00Z">
        <w:r>
          <w:rPr>
            <w:rFonts w:hint="eastAsia" w:ascii="黑体" w:hAnsi="黑体" w:eastAsia="黑体"/>
            <w:sz w:val="28"/>
            <w:szCs w:val="28"/>
            <w:highlight w:val="yellow"/>
            <w:rPrChange w:id="2350" w:author="孙程姣" w:date="2026-05-11T12:00:00Z">
              <w:rPr>
                <w:rFonts w:hint="eastAsia" w:ascii="黑体" w:hAnsi="黑体" w:eastAsia="黑体"/>
                <w:sz w:val="28"/>
                <w:szCs w:val="28"/>
              </w:rPr>
            </w:rPrChange>
          </w:rPr>
          <w:t>机制</w:t>
        </w:r>
        <w:commentRangeEnd w:id="44"/>
      </w:ins>
      <w:r>
        <w:rPr>
          <w:rStyle w:val="16"/>
        </w:rPr>
        <w:commentReference w:id="44"/>
      </w:r>
      <w:commentRangeEnd w:id="45"/>
      <w:r>
        <w:commentReference w:id="45"/>
      </w:r>
      <w:ins w:id="2351" w:author="Wei" w:date="2025-05-22T20:51:00Z">
        <w:r>
          <w:rPr>
            <w:rFonts w:hint="eastAsia" w:ascii="黑体" w:hAnsi="黑体" w:eastAsia="黑体"/>
            <w:sz w:val="28"/>
            <w:szCs w:val="28"/>
          </w:rPr>
          <w:t>优化</w:t>
        </w:r>
      </w:ins>
      <w:del w:id="2352" w:author="Wei" w:date="2025-05-22T20:51:00Z">
        <w:r>
          <w:rPr>
            <w:rFonts w:hint="eastAsia" w:ascii="黑体" w:hAnsi="黑体" w:eastAsia="黑体"/>
            <w:sz w:val="28"/>
            <w:szCs w:val="28"/>
          </w:rPr>
          <w:delText>机制分析</w:delText>
        </w:r>
      </w:del>
    </w:p>
    <w:p w14:paraId="072E1133">
      <w:pPr>
        <w:spacing w:line="324" w:lineRule="auto"/>
        <w:ind w:firstLine="480" w:firstLineChars="200"/>
        <w:rPr>
          <w:sz w:val="24"/>
        </w:rPr>
      </w:pPr>
      <w:del w:id="2353" w:author="Wei" w:date="2025-05-22T21:27:00Z">
        <w:r>
          <w:rPr>
            <w:rFonts w:hint="eastAsia"/>
            <w:sz w:val="24"/>
          </w:rPr>
          <w:delText>政党与社会良性互动是基层民主有效运转的必要条件。</w:delText>
        </w:r>
      </w:del>
      <w:del w:id="2354" w:author="Wei" w:date="2025-05-22T20:59:00Z">
        <w:r>
          <w:rPr>
            <w:rFonts w:hint="eastAsia"/>
            <w:sz w:val="24"/>
          </w:rPr>
          <w:delText>综合既有研究和实践经验发现，政党有效供给基层民主制度的标志是，社会增能之后的积极政治响应。</w:delText>
        </w:r>
      </w:del>
      <w:ins w:id="2355" w:author="Wei" w:date="2025-05-22T20:58:00Z">
        <w:r>
          <w:rPr>
            <w:rFonts w:hint="eastAsia"/>
            <w:sz w:val="24"/>
          </w:rPr>
          <w:t>基层民主制度供给</w:t>
        </w:r>
      </w:ins>
      <w:ins w:id="2356" w:author="Wei" w:date="2025-05-22T20:58:00Z">
        <w:r>
          <w:rPr>
            <w:rFonts w:hint="eastAsia"/>
            <w:sz w:val="24"/>
            <w:highlight w:val="yellow"/>
            <w:rPrChange w:id="2357" w:author="孙程姣" w:date="2026-05-11T12:00:00Z">
              <w:rPr>
                <w:rFonts w:hint="eastAsia"/>
                <w:sz w:val="24"/>
              </w:rPr>
            </w:rPrChange>
          </w:rPr>
          <w:t>体制</w:t>
        </w:r>
      </w:ins>
      <w:ins w:id="2358" w:author="Wei" w:date="2025-05-22T20:58:00Z">
        <w:r>
          <w:rPr>
            <w:rFonts w:hint="eastAsia"/>
            <w:sz w:val="24"/>
          </w:rPr>
          <w:t>包括三个层级：中央</w:t>
        </w:r>
      </w:ins>
      <w:ins w:id="2359" w:author="Wei" w:date="2025-05-22T20:59:00Z">
        <w:r>
          <w:rPr>
            <w:rFonts w:hint="eastAsia"/>
            <w:sz w:val="24"/>
          </w:rPr>
          <w:t>和省市</w:t>
        </w:r>
      </w:ins>
      <w:ins w:id="2360" w:author="Wei" w:date="2025-05-22T20:58:00Z">
        <w:r>
          <w:rPr>
            <w:rFonts w:hint="eastAsia"/>
            <w:sz w:val="24"/>
          </w:rPr>
          <w:t>政府层面的制度设计、县乡政府层面的宣传执行和社会层面的理解接受。作为</w:t>
        </w:r>
      </w:ins>
      <w:ins w:id="2361" w:author="Wei" w:date="2025-05-22T20:58:00Z">
        <w:del w:id="2362" w:author="Wei [2]" w:date="2026-05-23T16:44:21Z">
          <w:r>
            <w:rPr>
              <w:rFonts w:hint="eastAsia"/>
              <w:sz w:val="24"/>
            </w:rPr>
            <w:delText>一种</w:delText>
          </w:r>
        </w:del>
      </w:ins>
      <w:ins w:id="2363" w:author="Wei" w:date="2025-05-22T20:58:00Z">
        <w:r>
          <w:rPr>
            <w:rFonts w:hint="eastAsia"/>
            <w:sz w:val="24"/>
          </w:rPr>
          <w:t>社会治理</w:t>
        </w:r>
      </w:ins>
      <w:ins w:id="2364" w:author="Wei [2]" w:date="2026-05-23T16:44:23Z">
        <w:r>
          <w:rPr>
            <w:rFonts w:hint="eastAsia"/>
            <w:sz w:val="24"/>
            <w:lang w:val="en-US" w:eastAsia="zh-CN"/>
          </w:rPr>
          <w:t>的</w:t>
        </w:r>
      </w:ins>
      <w:ins w:id="2365" w:author="Wei [2]" w:date="2026-05-23T16:44:21Z">
        <w:r>
          <w:rPr>
            <w:rFonts w:hint="eastAsia"/>
            <w:sz w:val="24"/>
          </w:rPr>
          <w:t>一种</w:t>
        </w:r>
      </w:ins>
      <w:ins w:id="2366" w:author="Wei" w:date="2025-05-22T20:58:00Z">
        <w:del w:id="2367" w:author="Wei [2]" w:date="2026-05-23T16:44:39Z">
          <w:r>
            <w:rPr>
              <w:rFonts w:hint="eastAsia"/>
              <w:sz w:val="24"/>
            </w:rPr>
            <w:delText>体制</w:delText>
          </w:r>
        </w:del>
      </w:ins>
      <w:ins w:id="2368" w:author="Wei [2]" w:date="2026-05-23T16:44:28Z">
        <w:r>
          <w:rPr>
            <w:rFonts w:hint="eastAsia"/>
            <w:sz w:val="24"/>
            <w:lang w:val="en-US" w:eastAsia="zh-CN"/>
          </w:rPr>
          <w:t>机制</w:t>
        </w:r>
      </w:ins>
      <w:ins w:id="2369" w:author="Wei" w:date="2025-05-22T20:58:00Z">
        <w:r>
          <w:rPr>
            <w:rFonts w:hint="eastAsia"/>
            <w:sz w:val="24"/>
          </w:rPr>
          <w:t>，基层民主</w:t>
        </w:r>
      </w:ins>
      <w:ins w:id="2370" w:author="Wei" w:date="2025-05-22T20:58:00Z">
        <w:del w:id="2371" w:author="Wei [2]" w:date="2026-05-23T16:44:53Z">
          <w:r>
            <w:rPr>
              <w:rFonts w:hint="eastAsia"/>
              <w:sz w:val="24"/>
            </w:rPr>
            <w:delText>制度</w:delText>
          </w:r>
        </w:del>
      </w:ins>
      <w:ins w:id="2372" w:author="Wei" w:date="2025-05-22T20:58:00Z">
        <w:r>
          <w:rPr>
            <w:rFonts w:hint="eastAsia"/>
            <w:sz w:val="24"/>
          </w:rPr>
          <w:t>在嵌入乡村社会体系中遇到的</w:t>
        </w:r>
      </w:ins>
      <w:ins w:id="2373" w:author="Wei" w:date="2025-05-22T20:58:00Z">
        <w:del w:id="2374" w:author="Wei [2]" w:date="2026-05-23T16:45:15Z">
          <w:r>
            <w:rPr>
              <w:rFonts w:hint="eastAsia"/>
              <w:sz w:val="24"/>
            </w:rPr>
            <w:delText>体制</w:delText>
          </w:r>
        </w:del>
      </w:ins>
      <w:ins w:id="2375" w:author="Wei" w:date="2025-05-22T20:58:00Z">
        <w:r>
          <w:rPr>
            <w:rFonts w:hint="eastAsia"/>
            <w:sz w:val="24"/>
          </w:rPr>
          <w:t>障碍主要体现为信息传达不完整（信息不对称）、制度执行打折扣（选择性执行）</w:t>
        </w:r>
      </w:ins>
      <w:ins w:id="2376" w:author="Wei" w:date="2025-05-22T20:58:00Z">
        <w:del w:id="2377" w:author="Wei [2]" w:date="2026-05-23T16:45:29Z">
          <w:r>
            <w:rPr>
              <w:rFonts w:hint="default"/>
              <w:sz w:val="24"/>
              <w:lang w:val="en-US"/>
            </w:rPr>
            <w:delText>、</w:delText>
          </w:r>
        </w:del>
      </w:ins>
      <w:ins w:id="2378" w:author="Wei [2]" w:date="2026-05-23T16:45:29Z">
        <w:r>
          <w:rPr>
            <w:rFonts w:hint="eastAsia"/>
            <w:sz w:val="24"/>
            <w:lang w:val="en-US" w:eastAsia="zh-CN"/>
          </w:rPr>
          <w:t>和</w:t>
        </w:r>
      </w:ins>
      <w:ins w:id="2379" w:author="Wei" w:date="2025-05-22T20:58:00Z">
        <w:del w:id="2380" w:author="Wei [2]" w:date="2026-05-23T16:45:33Z">
          <w:r>
            <w:rPr>
              <w:rFonts w:hint="eastAsia"/>
              <w:sz w:val="24"/>
            </w:rPr>
            <w:delText>制度的</w:delText>
          </w:r>
        </w:del>
      </w:ins>
      <w:ins w:id="2381" w:author="Wei" w:date="2025-05-22T20:58:00Z">
        <w:r>
          <w:rPr>
            <w:rFonts w:hint="eastAsia"/>
            <w:sz w:val="24"/>
          </w:rPr>
          <w:t>社会基础不牢（民众</w:t>
        </w:r>
      </w:ins>
      <w:ins w:id="2382" w:author="Wei" w:date="2025-05-22T20:58:00Z">
        <w:del w:id="2383" w:author="Wei [2]" w:date="2026-05-23T16:46:47Z">
          <w:r>
            <w:rPr>
              <w:rFonts w:hint="eastAsia"/>
              <w:sz w:val="24"/>
            </w:rPr>
            <w:delText>成为</w:delText>
          </w:r>
        </w:del>
      </w:ins>
      <w:ins w:id="2384" w:author="Wei" w:date="2025-05-22T20:58:00Z">
        <w:r>
          <w:rPr>
            <w:rFonts w:hint="eastAsia"/>
            <w:sz w:val="24"/>
          </w:rPr>
          <w:t>被动参与</w:t>
        </w:r>
      </w:ins>
      <w:ins w:id="2385" w:author="Wei" w:date="2025-05-22T20:58:00Z">
        <w:del w:id="2386" w:author="Wei [2]" w:date="2026-05-23T16:46:49Z">
          <w:r>
            <w:rPr>
              <w:rFonts w:hint="eastAsia"/>
              <w:sz w:val="24"/>
            </w:rPr>
            <w:delText>者</w:delText>
          </w:r>
        </w:del>
      </w:ins>
      <w:ins w:id="2387" w:author="Wei" w:date="2025-05-22T20:58:00Z">
        <w:r>
          <w:rPr>
            <w:rFonts w:hint="eastAsia"/>
            <w:sz w:val="24"/>
          </w:rPr>
          <w:t>）三个问题</w:t>
        </w:r>
      </w:ins>
      <w:ins w:id="2388" w:author="Wei [2]" w:date="2026-05-23T16:57:10Z">
        <w:r>
          <w:rPr>
            <w:rFonts w:hint="eastAsia"/>
            <w:sz w:val="24"/>
            <w:lang w:eastAsia="zh-CN"/>
          </w:rPr>
          <w:t>，</w:t>
        </w:r>
      </w:ins>
      <w:ins w:id="2389" w:author="Wei [2]" w:date="2026-05-23T16:57:11Z">
        <w:r>
          <w:rPr>
            <w:rFonts w:hint="eastAsia"/>
            <w:sz w:val="24"/>
            <w:lang w:val="en-US" w:eastAsia="zh-CN"/>
          </w:rPr>
          <w:t>下面</w:t>
        </w:r>
      </w:ins>
      <w:ins w:id="2390" w:author="Wei [2]" w:date="2026-05-23T16:57:14Z">
        <w:r>
          <w:rPr>
            <w:rFonts w:hint="eastAsia"/>
            <w:sz w:val="24"/>
            <w:lang w:val="en-US" w:eastAsia="zh-CN"/>
          </w:rPr>
          <w:t>从</w:t>
        </w:r>
      </w:ins>
      <w:ins w:id="2391" w:author="Wei [2]" w:date="2026-05-23T16:57:16Z">
        <w:r>
          <w:rPr>
            <w:rFonts w:hint="eastAsia"/>
            <w:sz w:val="24"/>
            <w:lang w:val="en-US" w:eastAsia="zh-CN"/>
          </w:rPr>
          <w:t>增</w:t>
        </w:r>
      </w:ins>
      <w:ins w:id="2392" w:author="Wei [2]" w:date="2026-05-23T16:57:18Z">
        <w:r>
          <w:rPr>
            <w:rFonts w:hint="eastAsia"/>
            <w:sz w:val="24"/>
            <w:lang w:val="en-US" w:eastAsia="zh-CN"/>
          </w:rPr>
          <w:t>加</w:t>
        </w:r>
      </w:ins>
      <w:ins w:id="2393" w:author="Wei [2]" w:date="2026-05-23T16:57:19Z">
        <w:r>
          <w:rPr>
            <w:rFonts w:hint="eastAsia"/>
            <w:sz w:val="24"/>
            <w:lang w:val="en-US" w:eastAsia="zh-CN"/>
          </w:rPr>
          <w:t>社会</w:t>
        </w:r>
      </w:ins>
      <w:ins w:id="2394" w:author="Wei [2]" w:date="2026-05-23T16:57:22Z">
        <w:r>
          <w:rPr>
            <w:rFonts w:hint="eastAsia"/>
            <w:sz w:val="24"/>
            <w:lang w:val="en-US" w:eastAsia="zh-CN"/>
          </w:rPr>
          <w:t>民众</w:t>
        </w:r>
      </w:ins>
      <w:ins w:id="2395" w:author="Wei [2]" w:date="2026-05-23T17:33:16Z">
        <w:r>
          <w:rPr>
            <w:rFonts w:hint="eastAsia"/>
            <w:sz w:val="24"/>
            <w:lang w:val="en-US" w:eastAsia="zh-CN"/>
          </w:rPr>
          <w:t>民主</w:t>
        </w:r>
      </w:ins>
      <w:ins w:id="2396" w:author="Wei [2]" w:date="2026-05-23T17:33:41Z">
        <w:r>
          <w:rPr>
            <w:rFonts w:hint="eastAsia"/>
            <w:sz w:val="24"/>
            <w:lang w:val="en-US" w:eastAsia="zh-CN"/>
          </w:rPr>
          <w:t>参与</w:t>
        </w:r>
      </w:ins>
      <w:ins w:id="2397" w:author="Wei [2]" w:date="2026-05-23T16:57:24Z">
        <w:r>
          <w:rPr>
            <w:rFonts w:hint="eastAsia"/>
            <w:sz w:val="24"/>
            <w:lang w:val="en-US" w:eastAsia="zh-CN"/>
          </w:rPr>
          <w:t>能力</w:t>
        </w:r>
      </w:ins>
      <w:ins w:id="2398" w:author="Wei [2]" w:date="2026-05-23T16:57:44Z">
        <w:r>
          <w:rPr>
            <w:rFonts w:hint="eastAsia"/>
            <w:sz w:val="24"/>
            <w:lang w:val="en-US" w:eastAsia="zh-CN"/>
          </w:rPr>
          <w:t>的</w:t>
        </w:r>
      </w:ins>
      <w:ins w:id="2399" w:author="Wei [2]" w:date="2026-05-23T16:57:25Z">
        <w:r>
          <w:rPr>
            <w:rFonts w:hint="eastAsia"/>
            <w:sz w:val="24"/>
            <w:lang w:val="en-US" w:eastAsia="zh-CN"/>
          </w:rPr>
          <w:t>视角，</w:t>
        </w:r>
      </w:ins>
      <w:ins w:id="2400" w:author="Wei [2]" w:date="2026-05-23T16:57:26Z">
        <w:r>
          <w:rPr>
            <w:rFonts w:hint="eastAsia"/>
            <w:sz w:val="24"/>
            <w:lang w:val="en-US" w:eastAsia="zh-CN"/>
          </w:rPr>
          <w:t>展示</w:t>
        </w:r>
      </w:ins>
      <w:ins w:id="2401" w:author="Wei [2]" w:date="2026-05-23T16:57:27Z">
        <w:r>
          <w:rPr>
            <w:rFonts w:hint="eastAsia"/>
            <w:sz w:val="24"/>
            <w:lang w:val="en-US" w:eastAsia="zh-CN"/>
          </w:rPr>
          <w:t>地方政府</w:t>
        </w:r>
      </w:ins>
      <w:ins w:id="2402" w:author="Wei [2]" w:date="2026-05-23T16:57:29Z">
        <w:r>
          <w:rPr>
            <w:rFonts w:hint="eastAsia"/>
            <w:sz w:val="24"/>
            <w:lang w:val="en-US" w:eastAsia="zh-CN"/>
          </w:rPr>
          <w:t>优化</w:t>
        </w:r>
      </w:ins>
      <w:ins w:id="2403" w:author="Wei [2]" w:date="2026-05-23T16:57:31Z">
        <w:r>
          <w:rPr>
            <w:rFonts w:hint="eastAsia"/>
            <w:sz w:val="24"/>
            <w:lang w:val="en-US" w:eastAsia="zh-CN"/>
          </w:rPr>
          <w:t>民主</w:t>
        </w:r>
      </w:ins>
      <w:ins w:id="2404" w:author="Wei [2]" w:date="2026-05-23T16:57:32Z">
        <w:r>
          <w:rPr>
            <w:rFonts w:hint="eastAsia"/>
            <w:sz w:val="24"/>
            <w:lang w:val="en-US" w:eastAsia="zh-CN"/>
          </w:rPr>
          <w:t>制度</w:t>
        </w:r>
      </w:ins>
      <w:ins w:id="2405" w:author="Wei [2]" w:date="2026-05-23T16:57:33Z">
        <w:r>
          <w:rPr>
            <w:rFonts w:hint="eastAsia"/>
            <w:sz w:val="24"/>
            <w:lang w:val="en-US" w:eastAsia="zh-CN"/>
          </w:rPr>
          <w:t>供给</w:t>
        </w:r>
      </w:ins>
      <w:ins w:id="2406" w:author="Wei [2]" w:date="2026-05-23T16:57:35Z">
        <w:r>
          <w:rPr>
            <w:rFonts w:hint="eastAsia"/>
            <w:sz w:val="24"/>
            <w:lang w:val="en-US" w:eastAsia="zh-CN"/>
          </w:rPr>
          <w:t>机制的</w:t>
        </w:r>
      </w:ins>
      <w:ins w:id="2407" w:author="Wei [2]" w:date="2026-05-23T16:57:36Z">
        <w:r>
          <w:rPr>
            <w:rFonts w:hint="eastAsia"/>
            <w:sz w:val="24"/>
            <w:lang w:val="en-US" w:eastAsia="zh-CN"/>
          </w:rPr>
          <w:t>经验</w:t>
        </w:r>
      </w:ins>
      <w:ins w:id="2408" w:author="Wei" w:date="2025-05-22T20:58:00Z">
        <w:r>
          <w:rPr>
            <w:rFonts w:hint="eastAsia"/>
            <w:sz w:val="24"/>
          </w:rPr>
          <w:t>。</w:t>
        </w:r>
      </w:ins>
      <w:del w:id="2409" w:author="Wei" w:date="2025-05-22T21:27:00Z">
        <w:r>
          <w:rPr>
            <w:rFonts w:hint="eastAsia"/>
            <w:sz w:val="24"/>
          </w:rPr>
          <w:delText>在村级民主发展中，政党增能社会的具体机制有三：技术优化、整体推动和激活监督。</w:delText>
        </w:r>
      </w:del>
    </w:p>
    <w:p w14:paraId="4192F137">
      <w:pPr>
        <w:spacing w:line="324" w:lineRule="auto"/>
        <w:rPr>
          <w:rFonts w:hint="eastAsia" w:ascii="黑体" w:hAnsi="黑体" w:eastAsia="黑体" w:cs="黑体"/>
          <w:sz w:val="24"/>
        </w:rPr>
      </w:pPr>
      <w:r>
        <w:rPr>
          <w:rFonts w:hint="eastAsia" w:ascii="黑体" w:hAnsi="黑体" w:eastAsia="黑体" w:cs="黑体"/>
          <w:sz w:val="24"/>
        </w:rPr>
        <w:t>（一）民主制度供给的</w:t>
      </w:r>
      <w:r>
        <w:rPr>
          <w:rFonts w:ascii="黑体" w:hAnsi="黑体" w:eastAsia="黑体" w:cs="黑体"/>
          <w:sz w:val="24"/>
        </w:rPr>
        <w:t>技术优化</w:t>
      </w:r>
    </w:p>
    <w:p w14:paraId="5F2D9670">
      <w:pPr>
        <w:spacing w:line="324" w:lineRule="auto"/>
        <w:ind w:firstLine="480" w:firstLineChars="200"/>
        <w:rPr>
          <w:sz w:val="24"/>
        </w:rPr>
      </w:pPr>
      <w:r>
        <w:rPr>
          <w:rFonts w:hint="eastAsia"/>
          <w:sz w:val="24"/>
        </w:rPr>
        <w:t>民主实施的技术化水平是影响民主发展水平高低的重要因素</w:t>
      </w:r>
      <w:ins w:id="2410" w:author="孙程姣" w:date="2026-05-11T12:03:00Z">
        <w:r>
          <w:rPr>
            <w:rFonts w:hint="eastAsia"/>
            <w:sz w:val="24"/>
          </w:rPr>
          <w:t>。</w:t>
        </w:r>
      </w:ins>
      <w:r>
        <w:rPr>
          <w:rStyle w:val="17"/>
          <w:rFonts w:hint="eastAsia"/>
          <w:sz w:val="24"/>
        </w:rPr>
        <w:footnoteReference w:id="80"/>
      </w:r>
      <w:del w:id="2411" w:author="孙程姣" w:date="2026-05-11T12:03:00Z">
        <w:r>
          <w:rPr>
            <w:rFonts w:hint="eastAsia"/>
            <w:sz w:val="24"/>
          </w:rPr>
          <w:delText>。</w:delText>
        </w:r>
      </w:del>
      <w:r>
        <w:rPr>
          <w:rFonts w:hint="eastAsia"/>
          <w:sz w:val="24"/>
        </w:rPr>
        <w:t>近些年，党和政府</w:t>
      </w:r>
      <w:r>
        <w:rPr>
          <w:rFonts w:hint="eastAsia" w:ascii="B3+CAJSymbolA" w:hAnsi="B3+CAJSymbolA" w:eastAsia="B3+CAJSymbolA"/>
          <w:sz w:val="24"/>
        </w:rPr>
        <w:t>对基层民主制度的供给逐渐从“重</w:t>
      </w:r>
      <w:r>
        <w:rPr>
          <w:rFonts w:hint="eastAsia" w:ascii="B3+CAJSymbolA" w:hAnsi="B3+CAJSymbolA" w:eastAsia="B3+CAJSymbolA"/>
          <w:color w:val="000000"/>
          <w:sz w:val="24"/>
          <w:rPrChange w:id="2412" w:author="孙程姣" w:date="2026-05-11T14:29:00Z">
            <w:rPr>
              <w:rFonts w:hint="eastAsia" w:ascii="B3+CAJSymbolA" w:hAnsi="B3+CAJSymbolA" w:eastAsia="B3+CAJSymbolA"/>
              <w:sz w:val="24"/>
            </w:rPr>
          </w:rPrChange>
        </w:rPr>
        <w:t>稳控</w:t>
      </w:r>
      <w:r>
        <w:rPr>
          <w:rFonts w:hint="eastAsia" w:ascii="B3+CAJSymbolA" w:hAnsi="B3+CAJSymbolA" w:eastAsia="B3+CAJSymbolA"/>
          <w:sz w:val="24"/>
        </w:rPr>
        <w:t>成效”转</w:t>
      </w:r>
      <w:del w:id="2413" w:author="Wei [2]" w:date="2026-05-23T16:48:29Z">
        <w:r>
          <w:rPr>
            <w:rFonts w:hint="eastAsia" w:ascii="B3+CAJSymbolA" w:hAnsi="B3+CAJSymbolA" w:eastAsia="B3+CAJSymbolA"/>
            <w:sz w:val="24"/>
          </w:rPr>
          <w:delText>变</w:delText>
        </w:r>
      </w:del>
      <w:r>
        <w:rPr>
          <w:rFonts w:hint="eastAsia" w:ascii="B3+CAJSymbolA" w:hAnsi="B3+CAJSymbolA" w:eastAsia="B3+CAJSymbolA"/>
          <w:sz w:val="24"/>
        </w:rPr>
        <w:t>为“重治理成效”，通过</w:t>
      </w:r>
      <w:del w:id="2414" w:author="Wei [2]" w:date="2026-05-23T16:49:10Z">
        <w:r>
          <w:rPr>
            <w:rFonts w:hint="eastAsia"/>
            <w:sz w:val="24"/>
          </w:rPr>
          <w:delText>对民主政策的精细化解读和</w:delText>
        </w:r>
      </w:del>
      <w:r>
        <w:rPr>
          <w:rFonts w:hint="eastAsia"/>
          <w:sz w:val="24"/>
        </w:rPr>
        <w:t>对现代信息技术的吸纳应用，增强民众运用民主的信息能力。</w:t>
      </w:r>
    </w:p>
    <w:p w14:paraId="516E7E9E">
      <w:pPr>
        <w:spacing w:line="324" w:lineRule="auto"/>
        <w:ind w:firstLine="480" w:firstLineChars="200"/>
        <w:rPr>
          <w:sz w:val="24"/>
        </w:rPr>
      </w:pPr>
      <w:commentRangeStart w:id="46"/>
      <w:commentRangeStart w:id="47"/>
      <w:r>
        <w:rPr>
          <w:rFonts w:hint="eastAsia"/>
          <w:sz w:val="24"/>
          <w:highlight w:val="yellow"/>
          <w:rPrChange w:id="2415" w:author="孙程姣" w:date="2026-05-11T12:04:00Z">
            <w:rPr>
              <w:rFonts w:hint="eastAsia"/>
              <w:sz w:val="24"/>
            </w:rPr>
          </w:rPrChange>
        </w:rPr>
        <w:t>在转译和落实国家政策时，地方政府往往采取重新定义政策概念、调整制度安排的组合结构、利用制度约束的空白点、打政策“擦边球”等策略强化或弱化政策目标</w:t>
      </w:r>
      <w:ins w:id="2416" w:author="孙程姣" w:date="2026-05-11T12:05:00Z">
        <w:r>
          <w:rPr>
            <w:rFonts w:hint="eastAsia"/>
            <w:sz w:val="24"/>
            <w:highlight w:val="yellow"/>
          </w:rPr>
          <w:t>。</w:t>
        </w:r>
      </w:ins>
      <w:r>
        <w:rPr>
          <w:rStyle w:val="17"/>
          <w:sz w:val="24"/>
          <w:highlight w:val="yellow"/>
          <w:rPrChange w:id="2417" w:author="孙程姣" w:date="2026-05-11T12:04:00Z">
            <w:rPr>
              <w:rStyle w:val="17"/>
              <w:sz w:val="24"/>
            </w:rPr>
          </w:rPrChange>
        </w:rPr>
        <w:footnoteReference w:id="81"/>
      </w:r>
      <w:del w:id="2418" w:author="孙程姣" w:date="2026-05-11T12:05:00Z">
        <w:r>
          <w:rPr>
            <w:rFonts w:hint="eastAsia"/>
            <w:sz w:val="24"/>
            <w:highlight w:val="yellow"/>
            <w:rPrChange w:id="2419" w:author="孙程姣" w:date="2026-05-11T12:04:00Z">
              <w:rPr>
                <w:rFonts w:hint="eastAsia"/>
                <w:sz w:val="24"/>
              </w:rPr>
            </w:rPrChange>
          </w:rPr>
          <w:delText>。</w:delText>
        </w:r>
        <w:commentRangeEnd w:id="46"/>
      </w:del>
      <w:r>
        <w:rPr>
          <w:rStyle w:val="16"/>
        </w:rPr>
        <w:commentReference w:id="46"/>
      </w:r>
      <w:commentRangeEnd w:id="47"/>
      <w:r>
        <w:commentReference w:id="47"/>
      </w:r>
      <w:r>
        <w:rPr>
          <w:rFonts w:hint="eastAsia"/>
          <w:sz w:val="24"/>
        </w:rPr>
        <w:t>在相当长时期内，乡村干部垄断了基层民主</w:t>
      </w:r>
      <w:del w:id="2420" w:author="Wei [2]" w:date="2026-05-23T16:50:44Z">
        <w:r>
          <w:rPr>
            <w:rFonts w:hint="eastAsia"/>
            <w:sz w:val="24"/>
          </w:rPr>
          <w:delText>制度</w:delText>
        </w:r>
      </w:del>
      <w:r>
        <w:rPr>
          <w:rFonts w:hint="eastAsia"/>
          <w:sz w:val="24"/>
        </w:rPr>
        <w:t>实施方案的解释权，有时甚至刻意隐瞒上级发布的选举规定，妨碍公民民主选举权和治理参与权的行使。自上而下的精细化的政策</w:t>
      </w:r>
      <w:r>
        <w:rPr>
          <w:rFonts w:hint="eastAsia"/>
          <w:color w:val="000000"/>
          <w:sz w:val="24"/>
          <w:rPrChange w:id="2421" w:author="孙程姣" w:date="2026-05-11T14:29:00Z">
            <w:rPr>
              <w:rFonts w:hint="eastAsia"/>
              <w:sz w:val="24"/>
            </w:rPr>
          </w:rPrChange>
        </w:rPr>
        <w:t>译读</w:t>
      </w:r>
      <w:del w:id="2422" w:author="Wei" w:date="2025-05-22T21:01:00Z">
        <w:r>
          <w:rPr>
            <w:rFonts w:hint="eastAsia"/>
            <w:color w:val="FF00FF"/>
            <w:sz w:val="24"/>
            <w:rPrChange w:id="2423" w:author="孙程姣" w:date="2026-05-11T14:29:00Z">
              <w:rPr>
                <w:rFonts w:hint="eastAsia"/>
                <w:sz w:val="24"/>
              </w:rPr>
            </w:rPrChange>
          </w:rPr>
          <w:delText>，</w:delText>
        </w:r>
      </w:del>
      <w:r>
        <w:rPr>
          <w:rFonts w:hint="eastAsia"/>
          <w:sz w:val="24"/>
        </w:rPr>
        <w:t>是保障普通农民运用民主政策的基础，</w:t>
      </w:r>
      <w:ins w:id="2424" w:author="Wei" w:date="2025-05-22T21:01:00Z">
        <w:r>
          <w:rPr>
            <w:rFonts w:hint="eastAsia"/>
            <w:sz w:val="24"/>
          </w:rPr>
          <w:t>亦</w:t>
        </w:r>
      </w:ins>
      <w:r>
        <w:rPr>
          <w:rFonts w:hint="eastAsia"/>
          <w:sz w:val="24"/>
        </w:rPr>
        <w:t>是实现政策原始意图的关键技术。</w:t>
      </w:r>
    </w:p>
    <w:p w14:paraId="20B0EAF0">
      <w:pPr>
        <w:spacing w:line="324" w:lineRule="auto"/>
        <w:ind w:firstLine="480" w:firstLineChars="200"/>
        <w:rPr>
          <w:sz w:val="24"/>
        </w:rPr>
      </w:pPr>
      <w:r>
        <w:rPr>
          <w:rFonts w:hint="eastAsia"/>
          <w:sz w:val="24"/>
        </w:rPr>
        <w:t>在村</w:t>
      </w:r>
      <w:ins w:id="2425" w:author="孙程姣" w:date="2026-05-11T12:06:00Z">
        <w:r>
          <w:rPr>
            <w:rFonts w:hint="eastAsia"/>
            <w:sz w:val="24"/>
          </w:rPr>
          <w:t>“</w:t>
        </w:r>
      </w:ins>
      <w:r>
        <w:rPr>
          <w:rFonts w:hint="eastAsia"/>
          <w:sz w:val="24"/>
        </w:rPr>
        <w:t>两委</w:t>
      </w:r>
      <w:ins w:id="2426" w:author="孙程姣" w:date="2026-05-11T12:06:00Z">
        <w:r>
          <w:rPr>
            <w:rFonts w:hint="eastAsia"/>
            <w:sz w:val="24"/>
          </w:rPr>
          <w:t>”</w:t>
        </w:r>
      </w:ins>
      <w:r>
        <w:rPr>
          <w:rFonts w:hint="eastAsia"/>
          <w:sz w:val="24"/>
        </w:rPr>
        <w:t>换届选举中，</w:t>
      </w:r>
      <w:del w:id="2427" w:author="Wei" w:date="2025-05-22T21:02:00Z">
        <w:r>
          <w:rPr>
            <w:rFonts w:hint="eastAsia"/>
            <w:sz w:val="24"/>
          </w:rPr>
          <w:delText>韩城市</w:delText>
        </w:r>
      </w:del>
      <w:ins w:id="2428" w:author="Wei" w:date="2025-05-22T21:02:00Z">
        <w:r>
          <w:rPr>
            <w:rFonts w:hint="eastAsia"/>
            <w:sz w:val="24"/>
          </w:rPr>
          <w:t>H市</w:t>
        </w:r>
      </w:ins>
      <w:r>
        <w:rPr>
          <w:rFonts w:hint="eastAsia"/>
          <w:sz w:val="24"/>
        </w:rPr>
        <w:t>在解读上级政策时采取了严格化的</w:t>
      </w:r>
      <w:r>
        <w:rPr>
          <w:rFonts w:hint="eastAsia"/>
          <w:color w:val="000000"/>
          <w:sz w:val="24"/>
          <w:rPrChange w:id="2429" w:author="孙程姣" w:date="2026-05-11T14:29:00Z">
            <w:rPr>
              <w:rFonts w:hint="eastAsia"/>
              <w:sz w:val="24"/>
            </w:rPr>
          </w:rPrChange>
        </w:rPr>
        <w:t>译</w:t>
      </w:r>
      <w:r>
        <w:rPr>
          <w:rFonts w:hint="eastAsia"/>
          <w:sz w:val="24"/>
        </w:rPr>
        <w:t>读方式，</w:t>
      </w:r>
      <w:del w:id="2430" w:author="Wei [2]" w:date="2026-05-23T16:51:18Z">
        <w:r>
          <w:rPr>
            <w:rFonts w:hint="eastAsia"/>
            <w:sz w:val="24"/>
          </w:rPr>
          <w:delText>并</w:delText>
        </w:r>
      </w:del>
      <w:r>
        <w:rPr>
          <w:rFonts w:hint="eastAsia"/>
          <w:sz w:val="24"/>
        </w:rPr>
        <w:t>在全面吸收省政府指导意见的基础上新增若干条实施细则，其新增的内容</w:t>
      </w:r>
      <w:ins w:id="2431" w:author="Wei [2]" w:date="2026-05-23T16:51:37Z">
        <w:r>
          <w:rPr>
            <w:rFonts w:hint="eastAsia"/>
            <w:sz w:val="24"/>
            <w:lang w:val="en-US" w:eastAsia="zh-CN"/>
          </w:rPr>
          <w:t>主要</w:t>
        </w:r>
      </w:ins>
      <w:ins w:id="2432" w:author="Wei [2]" w:date="2026-05-23T16:51:39Z">
        <w:r>
          <w:rPr>
            <w:rFonts w:hint="eastAsia"/>
            <w:sz w:val="24"/>
            <w:lang w:val="en-US" w:eastAsia="zh-CN"/>
          </w:rPr>
          <w:t>针对</w:t>
        </w:r>
      </w:ins>
      <w:del w:id="2433" w:author="Wei [2]" w:date="2026-05-23T16:51:35Z">
        <w:r>
          <w:rPr>
            <w:rFonts w:hint="eastAsia"/>
            <w:sz w:val="24"/>
          </w:rPr>
          <w:delText>源自</w:delText>
        </w:r>
      </w:del>
      <w:r>
        <w:rPr>
          <w:rFonts w:hint="eastAsia"/>
          <w:sz w:val="24"/>
        </w:rPr>
        <w:t>基层民主实践</w:t>
      </w:r>
      <w:ins w:id="2434" w:author="Wei [2]" w:date="2026-05-23T16:51:42Z">
        <w:r>
          <w:rPr>
            <w:rFonts w:hint="eastAsia"/>
            <w:sz w:val="24"/>
            <w:lang w:val="en-US" w:eastAsia="zh-CN"/>
          </w:rPr>
          <w:t>中</w:t>
        </w:r>
      </w:ins>
      <w:ins w:id="2435" w:author="Wei [2]" w:date="2026-05-23T16:51:43Z">
        <w:r>
          <w:rPr>
            <w:rFonts w:hint="eastAsia"/>
            <w:sz w:val="24"/>
            <w:lang w:val="en-US" w:eastAsia="zh-CN"/>
          </w:rPr>
          <w:t>出现的</w:t>
        </w:r>
      </w:ins>
      <w:r>
        <w:rPr>
          <w:rFonts w:hint="eastAsia"/>
          <w:sz w:val="24"/>
        </w:rPr>
        <w:t>难题，反映了基层政府和群众</w:t>
      </w:r>
      <w:ins w:id="2436" w:author="Wei [2]" w:date="2026-05-23T16:51:49Z">
        <w:r>
          <w:rPr>
            <w:rFonts w:hint="eastAsia"/>
            <w:sz w:val="24"/>
            <w:lang w:val="en-US" w:eastAsia="zh-CN"/>
          </w:rPr>
          <w:t>对</w:t>
        </w:r>
      </w:ins>
      <w:del w:id="2437" w:author="Wei [2]" w:date="2026-05-23T16:51:48Z">
        <w:r>
          <w:rPr>
            <w:rFonts w:hint="eastAsia"/>
            <w:sz w:val="24"/>
          </w:rPr>
          <w:delText>的</w:delText>
        </w:r>
      </w:del>
      <w:r>
        <w:rPr>
          <w:rFonts w:hint="eastAsia"/>
          <w:sz w:val="24"/>
        </w:rPr>
        <w:t>民主治理</w:t>
      </w:r>
      <w:ins w:id="2438" w:author="Wei [2]" w:date="2026-05-23T16:51:51Z">
        <w:r>
          <w:rPr>
            <w:rFonts w:hint="eastAsia"/>
            <w:sz w:val="24"/>
            <w:lang w:val="en-US" w:eastAsia="zh-CN"/>
          </w:rPr>
          <w:t>的</w:t>
        </w:r>
      </w:ins>
      <w:ins w:id="2439" w:author="Wei [2]" w:date="2026-05-23T16:51:53Z">
        <w:r>
          <w:rPr>
            <w:rFonts w:hint="eastAsia"/>
            <w:sz w:val="24"/>
            <w:lang w:val="en-US" w:eastAsia="zh-CN"/>
          </w:rPr>
          <w:t>内在</w:t>
        </w:r>
      </w:ins>
      <w:del w:id="2440" w:author="Wei [2]" w:date="2026-05-23T16:51:58Z">
        <w:r>
          <w:rPr>
            <w:rFonts w:hint="default"/>
            <w:sz w:val="24"/>
            <w:lang w:val="en-US"/>
          </w:rPr>
          <w:delText>需求</w:delText>
        </w:r>
      </w:del>
      <w:ins w:id="2441" w:author="Wei [2]" w:date="2026-05-23T16:51:58Z">
        <w:r>
          <w:rPr>
            <w:rFonts w:hint="eastAsia"/>
            <w:sz w:val="24"/>
            <w:lang w:val="en-US" w:eastAsia="zh-CN"/>
          </w:rPr>
          <w:t>诉求</w:t>
        </w:r>
      </w:ins>
      <w:r>
        <w:rPr>
          <w:rFonts w:hint="eastAsia"/>
          <w:sz w:val="24"/>
        </w:rPr>
        <w:t>。政党通过对村民选举政策的精准解读，使</w:t>
      </w:r>
      <w:del w:id="2442" w:author="孙程姣" w:date="2026-05-11T12:06:00Z">
        <w:r>
          <w:rPr>
            <w:rFonts w:hint="eastAsia"/>
            <w:sz w:val="24"/>
          </w:rPr>
          <w:delText>得</w:delText>
        </w:r>
      </w:del>
      <w:r>
        <w:rPr>
          <w:rFonts w:hint="eastAsia"/>
          <w:sz w:val="24"/>
        </w:rPr>
        <w:t>理念上的民主制度与民众生活体验、基层治理诉求发生了直接联系。通过现代网络信息技术，上级政府将精细化的选举政策和操作流程发布于群众容易看到的网站、</w:t>
      </w:r>
      <w:ins w:id="2443" w:author="孙程姣" w:date="2026-05-11T12:07:00Z">
        <w:r>
          <w:rPr>
            <w:rFonts w:hint="eastAsia"/>
            <w:sz w:val="24"/>
          </w:rPr>
          <w:t>微信</w:t>
        </w:r>
      </w:ins>
      <w:r>
        <w:rPr>
          <w:rFonts w:hint="eastAsia"/>
          <w:sz w:val="24"/>
        </w:rPr>
        <w:t>公众号、</w:t>
      </w:r>
      <w:ins w:id="2444" w:author="Wei [2]" w:date="2026-05-23T16:52:41Z">
        <w:r>
          <w:rPr>
            <w:rFonts w:hint="eastAsia"/>
            <w:sz w:val="24"/>
            <w:lang w:val="en-US" w:eastAsia="zh-CN"/>
          </w:rPr>
          <w:t>短</w:t>
        </w:r>
      </w:ins>
      <w:r>
        <w:rPr>
          <w:rFonts w:hint="eastAsia"/>
          <w:sz w:val="24"/>
        </w:rPr>
        <w:t>视频</w:t>
      </w:r>
      <w:del w:id="2445" w:author="Wei [2]" w:date="2026-05-23T16:52:42Z">
        <w:r>
          <w:rPr>
            <w:rFonts w:hint="eastAsia"/>
            <w:sz w:val="24"/>
          </w:rPr>
          <w:delText>等</w:delText>
        </w:r>
      </w:del>
      <w:r>
        <w:rPr>
          <w:rFonts w:hint="eastAsia"/>
          <w:sz w:val="24"/>
        </w:rPr>
        <w:t>平台，打破了</w:t>
      </w:r>
      <w:del w:id="2446" w:author="Wei [2]" w:date="2026-05-23T16:52:46Z">
        <w:r>
          <w:rPr>
            <w:rFonts w:hint="eastAsia"/>
            <w:sz w:val="24"/>
          </w:rPr>
          <w:delText>基层</w:delText>
        </w:r>
      </w:del>
      <w:r>
        <w:rPr>
          <w:rFonts w:hint="eastAsia"/>
          <w:sz w:val="24"/>
        </w:rPr>
        <w:t>政府与民众之间的信息不对称困境，压缩了基层政府</w:t>
      </w:r>
      <w:ins w:id="2447" w:author="Wei" w:date="2025-05-22T21:06:00Z">
        <w:r>
          <w:rPr>
            <w:rFonts w:hint="eastAsia"/>
            <w:sz w:val="24"/>
          </w:rPr>
          <w:t>和在任村干部</w:t>
        </w:r>
      </w:ins>
      <w:r>
        <w:rPr>
          <w:rFonts w:hint="eastAsia"/>
          <w:sz w:val="24"/>
        </w:rPr>
        <w:t>在民主选举中的操作空间。</w:t>
      </w:r>
    </w:p>
    <w:p w14:paraId="387EE790">
      <w:pPr>
        <w:spacing w:line="324" w:lineRule="auto"/>
        <w:ind w:firstLine="480" w:firstLineChars="200"/>
        <w:rPr>
          <w:del w:id="2448" w:author="Wei" w:date="2025-05-22T21:06:00Z"/>
          <w:sz w:val="24"/>
        </w:rPr>
      </w:pPr>
      <w:r>
        <w:rPr>
          <w:rFonts w:hint="eastAsia"/>
          <w:sz w:val="24"/>
        </w:rPr>
        <w:t>候选人资格的部门联审技术和选举现场的视频技术运用，进一步推动民主选举过程的信息化、规范化，扩大了民众参与的制度渠道。近年来，国家信息认证能力的提升，为公安、环保、</w:t>
      </w:r>
      <w:del w:id="2449" w:author="Wei [2]" w:date="2026-05-23T16:53:12Z">
        <w:commentRangeStart w:id="48"/>
        <w:commentRangeStart w:id="49"/>
        <w:r>
          <w:rPr>
            <w:rFonts w:hint="default"/>
            <w:sz w:val="24"/>
            <w:highlight w:val="yellow"/>
            <w:rPrChange w:id="2450" w:author="Wei [2]" w:date="2026-05-23T16:54:52Z">
              <w:rPr>
                <w:rFonts w:hint="eastAsia"/>
                <w:sz w:val="24"/>
              </w:rPr>
            </w:rPrChange>
          </w:rPr>
          <w:delText>计生</w:delText>
        </w:r>
        <w:commentRangeEnd w:id="48"/>
      </w:del>
      <w:del w:id="2452" w:author="Wei [2]" w:date="2026-05-23T16:54:39Z">
        <w:r>
          <w:rPr>
            <w:rStyle w:val="16"/>
            <w:rFonts w:hint="default"/>
            <w:sz w:val="24"/>
            <w:szCs w:val="24"/>
            <w:lang w:val="en-US"/>
            <w:rPrChange w:id="2453" w:author="Wei [2]" w:date="2026-05-23T16:54:52Z">
              <w:rPr>
                <w:rStyle w:val="16"/>
                <w:rFonts w:hint="default"/>
                <w:lang w:val="en-US"/>
              </w:rPr>
            </w:rPrChange>
          </w:rPr>
          <w:commentReference w:id="48"/>
        </w:r>
        <w:commentRangeEnd w:id="49"/>
      </w:del>
      <w:del w:id="2455" w:author="Wei [2]" w:date="2026-05-23T16:54:39Z">
        <w:r>
          <w:rPr>
            <w:rFonts w:hint="default"/>
            <w:sz w:val="24"/>
            <w:lang w:val="en-US"/>
            <w:rPrChange w:id="2456" w:author="Wei [2]" w:date="2026-05-23T16:54:52Z">
              <w:rPr>
                <w:rFonts w:hint="default"/>
                <w:lang w:val="en-US"/>
              </w:rPr>
            </w:rPrChange>
          </w:rPr>
          <w:commentReference w:id="49"/>
        </w:r>
      </w:del>
      <w:ins w:id="2458" w:author="Wei [2]" w:date="2026-05-23T16:54:42Z">
        <w:r>
          <w:rPr>
            <w:rStyle w:val="16"/>
            <w:rFonts w:hint="eastAsia"/>
            <w:sz w:val="24"/>
            <w:szCs w:val="24"/>
            <w:lang w:val="en-US" w:eastAsia="zh-CN"/>
            <w:rPrChange w:id="2459" w:author="Wei [2]" w:date="2026-05-23T16:54:52Z">
              <w:rPr>
                <w:rStyle w:val="16"/>
                <w:rFonts w:hint="eastAsia"/>
                <w:lang w:val="en-US" w:eastAsia="zh-CN"/>
              </w:rPr>
            </w:rPrChange>
          </w:rPr>
          <w:t>卫计局</w:t>
        </w:r>
      </w:ins>
      <w:r>
        <w:rPr>
          <w:rFonts w:hint="eastAsia"/>
          <w:sz w:val="24"/>
        </w:rPr>
        <w:t>等八部门联合审查村两委候选人资格提供了技术可能，而</w:t>
      </w:r>
      <w:ins w:id="2461" w:author="Wei [2]" w:date="2026-05-23T16:55:02Z">
        <w:r>
          <w:rPr>
            <w:rFonts w:hint="eastAsia"/>
            <w:sz w:val="24"/>
            <w:lang w:val="en-US" w:eastAsia="zh-CN"/>
          </w:rPr>
          <w:t>智能</w:t>
        </w:r>
      </w:ins>
      <w:r>
        <w:rPr>
          <w:rFonts w:hint="eastAsia"/>
          <w:sz w:val="24"/>
        </w:rPr>
        <w:t>手机</w:t>
      </w:r>
      <w:del w:id="2462" w:author="Wei [2]" w:date="2026-05-23T16:55:29Z">
        <w:r>
          <w:rPr>
            <w:rFonts w:hint="eastAsia"/>
            <w:sz w:val="24"/>
          </w:rPr>
          <w:delText>、网络</w:delText>
        </w:r>
      </w:del>
      <w:del w:id="2463" w:author="Wei [2]" w:date="2026-05-23T16:55:16Z">
        <w:r>
          <w:rPr>
            <w:rFonts w:hint="default"/>
            <w:sz w:val="24"/>
            <w:lang w:val="en-US"/>
          </w:rPr>
          <w:delText>、</w:delText>
        </w:r>
      </w:del>
      <w:ins w:id="2464" w:author="Wei [2]" w:date="2026-05-23T16:55:16Z">
        <w:r>
          <w:rPr>
            <w:rFonts w:hint="eastAsia"/>
            <w:sz w:val="24"/>
            <w:lang w:val="en-US" w:eastAsia="zh-CN"/>
          </w:rPr>
          <w:t>和</w:t>
        </w:r>
      </w:ins>
      <w:ins w:id="2465" w:author="Wei [2]" w:date="2026-05-23T16:55:22Z">
        <w:r>
          <w:rPr>
            <w:rFonts w:hint="eastAsia"/>
            <w:sz w:val="24"/>
            <w:lang w:val="en-US" w:eastAsia="zh-CN"/>
          </w:rPr>
          <w:t>视频</w:t>
        </w:r>
      </w:ins>
      <w:r>
        <w:rPr>
          <w:rFonts w:hint="eastAsia"/>
          <w:sz w:val="24"/>
        </w:rPr>
        <w:t>直播平台在农村的普及，为基层公共事务中的群众监督提供了便捷之径。为保证程序民主，</w:t>
      </w:r>
      <w:del w:id="2466" w:author="Wei" w:date="2025-05-22T21:02:00Z">
        <w:r>
          <w:rPr>
            <w:rFonts w:hint="eastAsia"/>
            <w:sz w:val="24"/>
          </w:rPr>
          <w:delText>韩城市</w:delText>
        </w:r>
      </w:del>
      <w:ins w:id="2467" w:author="Wei" w:date="2025-05-22T21:02:00Z">
        <w:r>
          <w:rPr>
            <w:rFonts w:hint="eastAsia"/>
            <w:sz w:val="24"/>
          </w:rPr>
          <w:t>H市</w:t>
        </w:r>
      </w:ins>
      <w:r>
        <w:rPr>
          <w:rFonts w:hint="eastAsia"/>
          <w:sz w:val="24"/>
        </w:rPr>
        <w:t>在村委会换届选举中实行全程录像，录像机一定程度上代表</w:t>
      </w:r>
      <w:del w:id="2468" w:author="孙程姣" w:date="2026-05-11T12:10:00Z">
        <w:r>
          <w:rPr>
            <w:rFonts w:hint="eastAsia"/>
            <w:sz w:val="24"/>
          </w:rPr>
          <w:delText>着</w:delText>
        </w:r>
      </w:del>
      <w:r>
        <w:rPr>
          <w:rFonts w:hint="eastAsia"/>
          <w:sz w:val="24"/>
        </w:rPr>
        <w:t>国家在场，任何有违民主选举程序的行为都将被记录下来并作为追查证据，这既是对潜在破坏选举者的有力遏制，也是对普通选民权利的充分保护。</w:t>
      </w:r>
    </w:p>
    <w:p w14:paraId="2994AFBF">
      <w:pPr>
        <w:spacing w:line="324" w:lineRule="auto"/>
        <w:ind w:firstLine="480" w:firstLineChars="200"/>
        <w:rPr>
          <w:sz w:val="24"/>
        </w:rPr>
      </w:pPr>
      <w:del w:id="2469" w:author="Wei" w:date="2025-05-22T21:02:00Z">
        <w:r>
          <w:rPr>
            <w:rFonts w:hint="eastAsia"/>
            <w:sz w:val="24"/>
          </w:rPr>
          <w:delText>韩城市</w:delText>
        </w:r>
      </w:del>
      <w:ins w:id="2470" w:author="Wei" w:date="2025-05-22T21:02:00Z">
        <w:r>
          <w:rPr>
            <w:rFonts w:hint="eastAsia"/>
            <w:sz w:val="24"/>
          </w:rPr>
          <w:t>H市</w:t>
        </w:r>
      </w:ins>
      <w:r>
        <w:rPr>
          <w:rFonts w:hint="eastAsia"/>
          <w:sz w:val="24"/>
        </w:rPr>
        <w:t>综合运用传统媒体和新媒体宣传选举新政策，并派专人到各乡镇召开专题会议为政策执行“划重点”，有效调动了干部群众的民主参与热情。据</w:t>
      </w:r>
      <w:del w:id="2471" w:author="Wei" w:date="2025-05-22T21:02:00Z">
        <w:r>
          <w:rPr>
            <w:rFonts w:hint="eastAsia"/>
            <w:sz w:val="24"/>
          </w:rPr>
          <w:delText>韩城市</w:delText>
        </w:r>
      </w:del>
      <w:ins w:id="2472" w:author="Wei" w:date="2025-05-22T21:02:00Z">
        <w:r>
          <w:rPr>
            <w:rFonts w:hint="eastAsia"/>
            <w:sz w:val="24"/>
          </w:rPr>
          <w:t>H</w:t>
        </w:r>
      </w:ins>
      <w:ins w:id="2473" w:author="孙程姣" w:date="2026-05-11T12:55:00Z">
        <w:r>
          <w:rPr>
            <w:rFonts w:hint="eastAsia"/>
            <w:sz w:val="24"/>
          </w:rPr>
          <w:t>市委组织部</w:t>
        </w:r>
      </w:ins>
      <w:ins w:id="2474" w:author="Wei" w:date="2025-05-22T21:02:00Z">
        <w:del w:id="2475" w:author="孙程姣" w:date="2026-05-11T12:55:00Z">
          <w:r>
            <w:rPr>
              <w:rFonts w:hint="eastAsia"/>
              <w:sz w:val="24"/>
            </w:rPr>
            <w:delText>市</w:delText>
          </w:r>
        </w:del>
      </w:ins>
      <w:del w:id="2476" w:author="孙程姣" w:date="2026-05-11T12:55:00Z">
        <w:r>
          <w:rPr>
            <w:rFonts w:hint="eastAsia"/>
            <w:sz w:val="24"/>
          </w:rPr>
          <w:delText>组织部</w:delText>
        </w:r>
      </w:del>
      <w:r>
        <w:rPr>
          <w:rFonts w:hint="eastAsia"/>
          <w:sz w:val="24"/>
        </w:rPr>
        <w:t>综合调研，在2018</w:t>
      </w:r>
      <w:ins w:id="2477" w:author="孙程姣" w:date="2026-05-11T12:10:00Z">
        <w:r>
          <w:rPr>
            <w:rFonts w:hint="eastAsia"/>
            <w:sz w:val="24"/>
          </w:rPr>
          <w:t>—</w:t>
        </w:r>
      </w:ins>
      <w:del w:id="2478" w:author="孙程姣" w:date="2026-05-11T12:10:00Z">
        <w:r>
          <w:rPr>
            <w:rFonts w:hint="eastAsia"/>
            <w:sz w:val="24"/>
          </w:rPr>
          <w:delText>-</w:delText>
        </w:r>
      </w:del>
      <w:r>
        <w:rPr>
          <w:rFonts w:hint="eastAsia"/>
          <w:sz w:val="24"/>
        </w:rPr>
        <w:t>2019年</w:t>
      </w:r>
      <w:r>
        <w:rPr>
          <w:rFonts w:hint="eastAsia"/>
          <w:color w:val="000000"/>
          <w:sz w:val="24"/>
          <w:rPrChange w:id="2479" w:author="孙程姣" w:date="2026-05-11T14:29:00Z">
            <w:rPr>
              <w:rFonts w:hint="eastAsia"/>
              <w:sz w:val="24"/>
            </w:rPr>
          </w:rPrChange>
        </w:rPr>
        <w:t>村</w:t>
      </w:r>
      <w:ins w:id="2480" w:author="孙程姣" w:date="2026-05-11T12:10:00Z">
        <w:r>
          <w:rPr>
            <w:rFonts w:hint="eastAsia"/>
            <w:sz w:val="24"/>
          </w:rPr>
          <w:t>“</w:t>
        </w:r>
      </w:ins>
      <w:r>
        <w:rPr>
          <w:rFonts w:hint="eastAsia"/>
          <w:sz w:val="24"/>
        </w:rPr>
        <w:t>两委</w:t>
      </w:r>
      <w:ins w:id="2481" w:author="孙程姣" w:date="2026-05-11T12:10:00Z">
        <w:r>
          <w:rPr>
            <w:rFonts w:hint="eastAsia"/>
            <w:sz w:val="24"/>
          </w:rPr>
          <w:t>”</w:t>
        </w:r>
      </w:ins>
      <w:r>
        <w:rPr>
          <w:rFonts w:hint="eastAsia"/>
          <w:sz w:val="24"/>
        </w:rPr>
        <w:t>换届选举中，全市农民的参与热情比往届更高，参与行为更加规范，村落选举竞争更加有序。</w:t>
      </w:r>
    </w:p>
    <w:p w14:paraId="3328EA35">
      <w:pPr>
        <w:spacing w:line="324" w:lineRule="auto"/>
        <w:rPr>
          <w:rFonts w:hint="eastAsia" w:ascii="黑体" w:hAnsi="黑体" w:eastAsia="黑体" w:cs="黑体"/>
          <w:sz w:val="24"/>
        </w:rPr>
      </w:pPr>
      <w:r>
        <w:rPr>
          <w:rFonts w:hint="eastAsia" w:ascii="黑体" w:hAnsi="黑体" w:eastAsia="黑体" w:cs="黑体"/>
          <w:sz w:val="24"/>
        </w:rPr>
        <w:t>（二）民主制度供给的整体推动</w:t>
      </w:r>
    </w:p>
    <w:p w14:paraId="739C069F">
      <w:pPr>
        <w:spacing w:line="324" w:lineRule="auto"/>
        <w:ind w:firstLine="480" w:firstLineChars="200"/>
        <w:rPr>
          <w:sz w:val="24"/>
        </w:rPr>
      </w:pPr>
      <w:r>
        <w:rPr>
          <w:rFonts w:hint="eastAsia"/>
          <w:sz w:val="24"/>
        </w:rPr>
        <w:t>国家权力在向基层延伸过程中，可能会遭遇地方强势利益集团干扰，妨碍国家与农民之间的良性互动。中央政府向乡村社会供给的民主制度能否落地，关键看掌握政策执行权的地方政府的行动模式。</w:t>
      </w:r>
    </w:p>
    <w:p w14:paraId="3D47DA95">
      <w:pPr>
        <w:spacing w:line="324" w:lineRule="auto"/>
        <w:ind w:firstLine="480" w:firstLineChars="200"/>
        <w:jc w:val="left"/>
        <w:rPr>
          <w:sz w:val="24"/>
        </w:rPr>
      </w:pPr>
      <w:r>
        <w:rPr>
          <w:rFonts w:hint="eastAsia"/>
          <w:sz w:val="24"/>
        </w:rPr>
        <w:t>政策制定不合理</w:t>
      </w:r>
      <w:ins w:id="2482" w:author="孙程姣" w:date="2026-05-11T12:11:00Z">
        <w:r>
          <w:rPr>
            <w:rFonts w:hint="eastAsia"/>
            <w:sz w:val="24"/>
          </w:rPr>
          <w:t>，</w:t>
        </w:r>
      </w:ins>
      <w:r>
        <w:rPr>
          <w:rFonts w:hint="eastAsia"/>
          <w:sz w:val="24"/>
        </w:rPr>
        <w:t>或与地方利益不一致，抑或是地方政府不重视，都会导致政策执行中的目标替代、内容不符、违背政策等失真现象，影响民众在政策执行中的利益实现效果。2019年，在</w:t>
      </w:r>
      <w:commentRangeStart w:id="50"/>
      <w:commentRangeStart w:id="51"/>
      <w:r>
        <w:rPr>
          <w:sz w:val="24"/>
          <w:highlight w:val="yellow"/>
          <w:rPrChange w:id="2483" w:author="孙程姣" w:date="2026-05-11T12:11:00Z">
            <w:rPr>
              <w:sz w:val="24"/>
            </w:rPr>
          </w:rPrChange>
        </w:rPr>
        <w:t>S</w:t>
      </w:r>
      <w:r>
        <w:rPr>
          <w:rFonts w:hint="eastAsia"/>
          <w:sz w:val="24"/>
          <w:highlight w:val="yellow"/>
          <w:rPrChange w:id="2484" w:author="孙程姣" w:date="2026-05-11T12:11:00Z">
            <w:rPr>
              <w:rFonts w:hint="eastAsia"/>
              <w:sz w:val="24"/>
            </w:rPr>
          </w:rPrChange>
        </w:rPr>
        <w:t>省</w:t>
      </w:r>
      <w:commentRangeEnd w:id="50"/>
      <w:r>
        <w:rPr>
          <w:rStyle w:val="16"/>
        </w:rPr>
        <w:commentReference w:id="50"/>
      </w:r>
      <w:commentRangeEnd w:id="51"/>
      <w:r>
        <w:commentReference w:id="51"/>
      </w:r>
      <w:r>
        <w:rPr>
          <w:rFonts w:hint="eastAsia"/>
          <w:sz w:val="24"/>
        </w:rPr>
        <w:t>农村民主选举中，</w:t>
      </w:r>
      <w:r>
        <w:rPr>
          <w:rFonts w:hint="eastAsia" w:ascii="FZSSJW--GB1-0" w:hAnsi="FZSSJW--GB1-0" w:eastAsia="FZSSJW--GB1-0"/>
          <w:sz w:val="24"/>
        </w:rPr>
        <w:t>省、市、县三级党委政府保持高度的政治协同，打破了既往存在的基层干部“攻守同盟”，消除了基层政府歪曲执行政策的空间，</w:t>
      </w:r>
      <w:r>
        <w:rPr>
          <w:rFonts w:hint="eastAsia"/>
          <w:sz w:val="24"/>
        </w:rPr>
        <w:t>打破了横亘在政党与社会之间的</w:t>
      </w:r>
      <w:del w:id="2485" w:author="Wei [2]" w:date="2026-05-23T17:04:11Z">
        <w:r>
          <w:rPr>
            <w:rFonts w:hint="eastAsia"/>
            <w:sz w:val="24"/>
          </w:rPr>
          <w:delText>社会</w:delText>
        </w:r>
      </w:del>
      <w:del w:id="2486" w:author="Wei [2]" w:date="2026-05-23T17:04:09Z">
        <w:r>
          <w:rPr>
            <w:rFonts w:hint="eastAsia"/>
            <w:sz w:val="24"/>
          </w:rPr>
          <w:delText>性</w:delText>
        </w:r>
      </w:del>
      <w:del w:id="2487" w:author="Wei [2]" w:date="2026-05-23T17:04:09Z">
        <w:r>
          <w:rPr>
            <w:rFonts w:hint="default"/>
            <w:sz w:val="24"/>
            <w:lang w:val="en-US"/>
          </w:rPr>
          <w:delText>、</w:delText>
        </w:r>
      </w:del>
      <w:r>
        <w:rPr>
          <w:rFonts w:hint="eastAsia"/>
          <w:sz w:val="24"/>
        </w:rPr>
        <w:t>体制</w:t>
      </w:r>
      <w:ins w:id="2488" w:author="Wei [2]" w:date="2026-05-23T17:04:13Z">
        <w:r>
          <w:rPr>
            <w:rFonts w:hint="eastAsia"/>
            <w:sz w:val="24"/>
            <w:lang w:val="en-US" w:eastAsia="zh-CN"/>
          </w:rPr>
          <w:t>与</w:t>
        </w:r>
      </w:ins>
      <w:ins w:id="2489" w:author="Wei [2]" w:date="2026-05-23T17:04:11Z">
        <w:r>
          <w:rPr>
            <w:rFonts w:hint="eastAsia"/>
            <w:sz w:val="24"/>
          </w:rPr>
          <w:t>社会</w:t>
        </w:r>
      </w:ins>
      <w:del w:id="2490" w:author="Wei [2]" w:date="2026-05-23T17:04:15Z">
        <w:r>
          <w:rPr>
            <w:rFonts w:hint="eastAsia"/>
            <w:sz w:val="24"/>
          </w:rPr>
          <w:delText>性</w:delText>
        </w:r>
      </w:del>
      <w:r>
        <w:rPr>
          <w:rFonts w:hint="eastAsia"/>
          <w:sz w:val="24"/>
        </w:rPr>
        <w:t>障碍，为民众实质参与民主选举营造了良好的环境。</w:t>
      </w:r>
    </w:p>
    <w:p w14:paraId="2FEFF4C8">
      <w:pPr>
        <w:spacing w:line="324" w:lineRule="auto"/>
        <w:ind w:firstLine="480" w:firstLineChars="200"/>
        <w:jc w:val="left"/>
        <w:rPr>
          <w:rFonts w:eastAsia="FZSSJW--GB1-0" w:cs="Calibri"/>
          <w:sz w:val="24"/>
        </w:rPr>
      </w:pPr>
      <w:ins w:id="2491" w:author="Wei [2]" w:date="2026-05-23T17:04:46Z">
        <w:r>
          <w:rPr>
            <w:rFonts w:hint="eastAsia" w:ascii="FZSSJW--GB1-0" w:hAnsi="FZSSJW--GB1-0" w:eastAsia="FZSSJW--GB1-0"/>
            <w:sz w:val="24"/>
            <w:lang w:val="en-US" w:eastAsia="zh-CN"/>
          </w:rPr>
          <w:t>上级</w:t>
        </w:r>
      </w:ins>
      <w:ins w:id="2492" w:author="Wei [2]" w:date="2026-05-23T17:04:47Z">
        <w:r>
          <w:rPr>
            <w:rFonts w:hint="eastAsia" w:ascii="FZSSJW--GB1-0" w:hAnsi="FZSSJW--GB1-0" w:eastAsia="FZSSJW--GB1-0"/>
            <w:sz w:val="24"/>
            <w:lang w:val="en-US" w:eastAsia="zh-CN"/>
          </w:rPr>
          <w:t>党委</w:t>
        </w:r>
      </w:ins>
      <w:ins w:id="2493" w:author="Wei [2]" w:date="2026-05-23T17:04:48Z">
        <w:r>
          <w:rPr>
            <w:rFonts w:hint="eastAsia" w:ascii="FZSSJW--GB1-0" w:hAnsi="FZSSJW--GB1-0" w:eastAsia="FZSSJW--GB1-0"/>
            <w:sz w:val="24"/>
            <w:lang w:val="en-US" w:eastAsia="zh-CN"/>
          </w:rPr>
          <w:t>政府</w:t>
        </w:r>
      </w:ins>
      <w:r>
        <w:rPr>
          <w:rFonts w:hint="eastAsia" w:ascii="FZSSJW--GB1-0" w:hAnsi="FZSSJW--GB1-0" w:eastAsia="FZSSJW--GB1-0"/>
          <w:sz w:val="24"/>
        </w:rPr>
        <w:t>整体推动</w:t>
      </w:r>
      <w:ins w:id="2494" w:author="Wei [2]" w:date="2026-05-23T17:04:51Z">
        <w:r>
          <w:rPr>
            <w:rFonts w:hint="eastAsia" w:ascii="FZSSJW--GB1-0" w:hAnsi="FZSSJW--GB1-0" w:eastAsia="FZSSJW--GB1-0"/>
            <w:sz w:val="24"/>
            <w:lang w:val="en-US" w:eastAsia="zh-CN"/>
          </w:rPr>
          <w:t>的</w:t>
        </w:r>
      </w:ins>
      <w:r>
        <w:rPr>
          <w:rFonts w:hint="eastAsia" w:ascii="FZSSJW--GB1-0" w:hAnsi="FZSSJW--GB1-0" w:eastAsia="FZSSJW--GB1-0"/>
          <w:sz w:val="24"/>
        </w:rPr>
        <w:t>工作法是典型的运动式治理，</w:t>
      </w:r>
      <w:ins w:id="2495" w:author="Wei [2]" w:date="2026-05-23T17:04:54Z">
        <w:r>
          <w:rPr>
            <w:rFonts w:hint="eastAsia" w:ascii="FZSSJW--GB1-0" w:hAnsi="FZSSJW--GB1-0" w:eastAsia="FZSSJW--GB1-0"/>
            <w:sz w:val="24"/>
            <w:lang w:eastAsia="zh-CN"/>
          </w:rPr>
          <w:t>它</w:t>
        </w:r>
      </w:ins>
      <w:del w:id="2496" w:author="Wei [2]" w:date="2026-05-23T17:04:38Z">
        <w:r>
          <w:rPr>
            <w:rFonts w:hint="default" w:ascii="FZSSJW--GB1-0" w:hAnsi="FZSSJW--GB1-0" w:eastAsia="FZSSJW--GB1-0"/>
            <w:sz w:val="24"/>
            <w:lang w:val="en-US"/>
          </w:rPr>
          <w:delText>强调</w:delText>
        </w:r>
      </w:del>
      <w:ins w:id="2497" w:author="Wei [2]" w:date="2026-05-23T17:04:39Z">
        <w:r>
          <w:rPr>
            <w:rFonts w:hint="eastAsia" w:ascii="FZSSJW--GB1-0" w:hAnsi="FZSSJW--GB1-0" w:eastAsia="FZSSJW--GB1-0"/>
            <w:sz w:val="24"/>
            <w:lang w:val="en-US" w:eastAsia="zh-CN"/>
          </w:rPr>
          <w:t>要求</w:t>
        </w:r>
      </w:ins>
      <w:r>
        <w:rPr>
          <w:rFonts w:hint="eastAsia" w:ascii="FZSSJW--GB1-0" w:hAnsi="FZSSJW--GB1-0" w:eastAsia="FZSSJW--GB1-0"/>
          <w:sz w:val="24"/>
        </w:rPr>
        <w:t>各单位</w:t>
      </w:r>
      <w:del w:id="2498" w:author="Wei [2]" w:date="2026-05-23T17:04:59Z">
        <w:r>
          <w:rPr>
            <w:rFonts w:hint="eastAsia" w:ascii="FZSSJW--GB1-0" w:hAnsi="FZSSJW--GB1-0" w:eastAsia="FZSSJW--GB1-0"/>
            <w:sz w:val="24"/>
          </w:rPr>
          <w:delText>的工作</w:delText>
        </w:r>
      </w:del>
      <w:r>
        <w:rPr>
          <w:rFonts w:hint="eastAsia" w:ascii="FZSSJW--GB1-0" w:hAnsi="FZSSJW--GB1-0" w:eastAsia="FZSSJW--GB1-0"/>
          <w:sz w:val="24"/>
        </w:rPr>
        <w:t>步调一致</w:t>
      </w:r>
      <w:del w:id="2499" w:author="Wei [2]" w:date="2026-05-23T17:05:01Z">
        <w:r>
          <w:rPr>
            <w:rFonts w:hint="eastAsia" w:ascii="FZSSJW--GB1-0" w:hAnsi="FZSSJW--GB1-0" w:eastAsia="FZSSJW--GB1-0"/>
            <w:sz w:val="24"/>
          </w:rPr>
          <w:delText>性</w:delText>
        </w:r>
      </w:del>
      <w:r>
        <w:rPr>
          <w:rFonts w:hint="eastAsia" w:ascii="FZSSJW--GB1-0" w:hAnsi="FZSSJW--GB1-0" w:eastAsia="FZSSJW--GB1-0"/>
          <w:sz w:val="24"/>
        </w:rPr>
        <w:t>，</w:t>
      </w:r>
      <w:ins w:id="2500" w:author="Wei [2]" w:date="2026-05-23T17:05:43Z">
        <w:r>
          <w:rPr>
            <w:rFonts w:hint="eastAsia" w:ascii="FZSSJW--GB1-0" w:hAnsi="FZSSJW--GB1-0" w:eastAsia="FZSSJW--GB1-0"/>
            <w:sz w:val="24"/>
            <w:lang w:val="en-US" w:eastAsia="zh-CN"/>
          </w:rPr>
          <w:t>具有</w:t>
        </w:r>
      </w:ins>
      <w:ins w:id="2501" w:author="Wei [2]" w:date="2026-05-23T17:05:46Z">
        <w:r>
          <w:rPr>
            <w:rFonts w:hint="eastAsia" w:ascii="FZSSJW--GB1-0" w:hAnsi="FZSSJW--GB1-0" w:eastAsia="FZSSJW--GB1-0"/>
            <w:sz w:val="24"/>
            <w:lang w:val="en-US" w:eastAsia="zh-CN"/>
          </w:rPr>
          <w:t>集聚</w:t>
        </w:r>
      </w:ins>
      <w:ins w:id="2502" w:author="Wei [2]" w:date="2026-05-23T17:05:48Z">
        <w:r>
          <w:rPr>
            <w:rFonts w:hint="eastAsia" w:ascii="FZSSJW--GB1-0" w:hAnsi="FZSSJW--GB1-0" w:eastAsia="FZSSJW--GB1-0"/>
            <w:sz w:val="24"/>
            <w:lang w:val="en-US" w:eastAsia="zh-CN"/>
          </w:rPr>
          <w:t>资源、</w:t>
        </w:r>
      </w:ins>
      <w:ins w:id="2503" w:author="Wei [2]" w:date="2026-05-23T17:05:57Z">
        <w:r>
          <w:rPr>
            <w:rFonts w:hint="eastAsia" w:ascii="FZSSJW--GB1-0" w:hAnsi="FZSSJW--GB1-0" w:eastAsia="FZSSJW--GB1-0"/>
            <w:sz w:val="24"/>
            <w:lang w:val="en-US" w:eastAsia="zh-CN"/>
          </w:rPr>
          <w:t>统一</w:t>
        </w:r>
      </w:ins>
      <w:ins w:id="2504" w:author="Wei [2]" w:date="2026-05-23T17:05:59Z">
        <w:r>
          <w:rPr>
            <w:rFonts w:hint="eastAsia" w:ascii="FZSSJW--GB1-0" w:hAnsi="FZSSJW--GB1-0" w:eastAsia="FZSSJW--GB1-0"/>
            <w:sz w:val="24"/>
            <w:lang w:val="en-US" w:eastAsia="zh-CN"/>
          </w:rPr>
          <w:t>行动</w:t>
        </w:r>
      </w:ins>
      <w:ins w:id="2505" w:author="Wei [2]" w:date="2026-05-23T17:06:01Z">
        <w:r>
          <w:rPr>
            <w:rFonts w:hint="eastAsia" w:ascii="FZSSJW--GB1-0" w:hAnsi="FZSSJW--GB1-0" w:eastAsia="FZSSJW--GB1-0"/>
            <w:sz w:val="24"/>
            <w:lang w:val="en-US" w:eastAsia="zh-CN"/>
          </w:rPr>
          <w:t>、</w:t>
        </w:r>
      </w:ins>
      <w:del w:id="2506" w:author="Wei [2]" w:date="2026-05-23T17:06:13Z">
        <w:r>
          <w:rPr>
            <w:rFonts w:hint="eastAsia" w:ascii="FZSSJW--GB1-0" w:hAnsi="FZSSJW--GB1-0" w:eastAsia="FZSSJW--GB1-0"/>
            <w:sz w:val="24"/>
          </w:rPr>
          <w:delText>政策执</w:delText>
        </w:r>
      </w:del>
      <w:del w:id="2507" w:author="Wei [2]" w:date="2026-05-23T17:06:14Z">
        <w:r>
          <w:rPr>
            <w:rFonts w:hint="eastAsia" w:ascii="FZSSJW--GB1-0" w:hAnsi="FZSSJW--GB1-0" w:eastAsia="FZSSJW--GB1-0"/>
            <w:sz w:val="24"/>
          </w:rPr>
          <w:delText>行的</w:delText>
        </w:r>
      </w:del>
      <w:r>
        <w:rPr>
          <w:rFonts w:hint="eastAsia" w:ascii="FZSSJW--GB1-0" w:hAnsi="FZSSJW--GB1-0" w:eastAsia="FZSSJW--GB1-0"/>
          <w:sz w:val="24"/>
        </w:rPr>
        <w:t>刚性</w:t>
      </w:r>
      <w:ins w:id="2508" w:author="Wei [2]" w:date="2026-05-23T17:06:19Z">
        <w:r>
          <w:rPr>
            <w:rFonts w:hint="eastAsia" w:ascii="FZSSJW--GB1-0" w:hAnsi="FZSSJW--GB1-0" w:eastAsia="FZSSJW--GB1-0"/>
            <w:sz w:val="24"/>
            <w:lang w:val="en-US" w:eastAsia="zh-CN"/>
          </w:rPr>
          <w:t>执行</w:t>
        </w:r>
      </w:ins>
      <w:ins w:id="2509" w:author="Wei [2]" w:date="2026-05-23T17:06:22Z">
        <w:r>
          <w:rPr>
            <w:rFonts w:hint="eastAsia" w:ascii="FZSSJW--GB1-0" w:hAnsi="FZSSJW--GB1-0" w:eastAsia="FZSSJW--GB1-0"/>
            <w:sz w:val="24"/>
            <w:lang w:val="en-US" w:eastAsia="zh-CN"/>
          </w:rPr>
          <w:t>等</w:t>
        </w:r>
      </w:ins>
      <w:ins w:id="2510" w:author="Wei [2]" w:date="2026-05-23T17:06:23Z">
        <w:r>
          <w:rPr>
            <w:rFonts w:hint="eastAsia" w:ascii="FZSSJW--GB1-0" w:hAnsi="FZSSJW--GB1-0" w:eastAsia="FZSSJW--GB1-0"/>
            <w:sz w:val="24"/>
            <w:lang w:val="en-US" w:eastAsia="zh-CN"/>
          </w:rPr>
          <w:t>特点</w:t>
        </w:r>
      </w:ins>
      <w:del w:id="2511" w:author="Wei [2]" w:date="2026-05-23T17:06:16Z">
        <w:r>
          <w:rPr>
            <w:rFonts w:hint="eastAsia" w:ascii="FZSSJW--GB1-0" w:hAnsi="FZSSJW--GB1-0" w:eastAsia="FZSSJW--GB1-0"/>
            <w:sz w:val="24"/>
          </w:rPr>
          <w:delText>强</w:delText>
        </w:r>
      </w:del>
      <w:r>
        <w:rPr>
          <w:rFonts w:hint="eastAsia" w:ascii="FZSSJW--GB1-0" w:hAnsi="FZSSJW--GB1-0" w:eastAsia="FZSSJW--GB1-0"/>
          <w:sz w:val="24"/>
        </w:rPr>
        <w:t>，能够</w:t>
      </w:r>
      <w:r>
        <w:rPr>
          <w:rFonts w:hint="eastAsia"/>
          <w:sz w:val="24"/>
        </w:rPr>
        <w:t>有效清理</w:t>
      </w:r>
      <w:ins w:id="2512" w:author="Wei [2]" w:date="2026-05-23T17:06:42Z">
        <w:r>
          <w:rPr>
            <w:rFonts w:hint="eastAsia"/>
            <w:sz w:val="24"/>
            <w:lang w:val="en-US" w:eastAsia="zh-CN"/>
          </w:rPr>
          <w:t>陈年</w:t>
        </w:r>
      </w:ins>
      <w:del w:id="2513" w:author="Wei [2]" w:date="2026-05-23T17:06:39Z">
        <w:r>
          <w:rPr>
            <w:rFonts w:hint="eastAsia"/>
            <w:sz w:val="24"/>
          </w:rPr>
          <w:delText>了</w:delText>
        </w:r>
      </w:del>
      <w:del w:id="2514" w:author="Wei [2]" w:date="2026-05-23T17:06:37Z">
        <w:r>
          <w:rPr>
            <w:rFonts w:hint="eastAsia"/>
            <w:sz w:val="24"/>
          </w:rPr>
          <w:delText>既往</w:delText>
        </w:r>
      </w:del>
      <w:del w:id="2515" w:author="Wei [2]" w:date="2026-05-23T17:06:36Z">
        <w:r>
          <w:rPr>
            <w:rFonts w:hint="eastAsia"/>
            <w:sz w:val="24"/>
          </w:rPr>
          <w:delText>竞争性选举的</w:delText>
        </w:r>
      </w:del>
      <w:r>
        <w:rPr>
          <w:rFonts w:hint="eastAsia"/>
          <w:sz w:val="24"/>
        </w:rPr>
        <w:t>积弊。H市</w:t>
      </w:r>
      <w:r>
        <w:rPr>
          <w:rFonts w:hint="eastAsia"/>
          <w:color w:val="000000"/>
          <w:sz w:val="24"/>
          <w:rPrChange w:id="2516" w:author="孙程姣" w:date="2026-05-11T14:29:00Z">
            <w:rPr>
              <w:rFonts w:hint="eastAsia"/>
              <w:sz w:val="24"/>
            </w:rPr>
          </w:rPrChange>
        </w:rPr>
        <w:t>村</w:t>
      </w:r>
      <w:ins w:id="2517" w:author="孙程姣" w:date="2026-05-11T12:12:00Z">
        <w:r>
          <w:rPr>
            <w:rFonts w:hint="eastAsia"/>
            <w:sz w:val="24"/>
          </w:rPr>
          <w:t>“</w:t>
        </w:r>
      </w:ins>
      <w:r>
        <w:rPr>
          <w:rFonts w:hint="eastAsia"/>
          <w:sz w:val="24"/>
        </w:rPr>
        <w:t>两委</w:t>
      </w:r>
      <w:ins w:id="2518" w:author="孙程姣" w:date="2026-05-11T12:12:00Z">
        <w:r>
          <w:rPr>
            <w:rFonts w:hint="eastAsia"/>
            <w:sz w:val="24"/>
          </w:rPr>
          <w:t>”</w:t>
        </w:r>
      </w:ins>
      <w:r>
        <w:rPr>
          <w:rFonts w:hint="eastAsia"/>
          <w:sz w:val="24"/>
        </w:rPr>
        <w:t>换届选举工作中的整体推动主要体现为：第一，</w:t>
      </w:r>
      <w:r>
        <w:rPr>
          <w:sz w:val="24"/>
          <w:highlight w:val="yellow"/>
          <w:rPrChange w:id="2519" w:author="孙程姣" w:date="2026-05-11T12:12:00Z">
            <w:rPr>
              <w:sz w:val="24"/>
            </w:rPr>
          </w:rPrChange>
        </w:rPr>
        <w:t>S</w:t>
      </w:r>
      <w:ins w:id="2520" w:author="孙程姣" w:date="2026-05-11T12:55:00Z">
        <w:r>
          <w:rPr>
            <w:rFonts w:hint="eastAsia"/>
            <w:sz w:val="24"/>
            <w:highlight w:val="yellow"/>
          </w:rPr>
          <w:t>省委、省政府</w:t>
        </w:r>
      </w:ins>
      <w:del w:id="2521" w:author="Wei [2]" w:date="2026-05-23T17:07:02Z">
        <w:r>
          <w:rPr>
            <w:rFonts w:hint="eastAsia"/>
            <w:sz w:val="24"/>
            <w:highlight w:val="yellow"/>
            <w:rPrChange w:id="2522" w:author="孙程姣" w:date="2026-05-11T12:12:00Z">
              <w:rPr>
                <w:rFonts w:hint="eastAsia"/>
                <w:sz w:val="24"/>
              </w:rPr>
            </w:rPrChange>
          </w:rPr>
          <w:delText>省</w:delText>
        </w:r>
      </w:del>
      <w:del w:id="2524" w:author="Wei [2]" w:date="2026-05-23T17:07:02Z">
        <w:r>
          <w:rPr>
            <w:rFonts w:hint="eastAsia"/>
            <w:sz w:val="24"/>
          </w:rPr>
          <w:delText>委省政府2018年</w:delText>
        </w:r>
      </w:del>
      <w:r>
        <w:rPr>
          <w:rFonts w:hint="eastAsia"/>
          <w:sz w:val="24"/>
        </w:rPr>
        <w:t>发布《村级党组织领导班子和第十次村民委员会换届选举工作安排意见》，明确提出</w:t>
      </w:r>
      <w:r>
        <w:rPr>
          <w:rFonts w:hint="eastAsia"/>
          <w:color w:val="000000"/>
          <w:sz w:val="24"/>
          <w:rPrChange w:id="2525" w:author="孙程姣" w:date="2026-05-11T14:29:00Z">
            <w:rPr>
              <w:rFonts w:hint="eastAsia"/>
              <w:sz w:val="24"/>
            </w:rPr>
          </w:rPrChange>
        </w:rPr>
        <w:t>村</w:t>
      </w:r>
      <w:ins w:id="2526" w:author="孙程姣" w:date="2026-05-11T12:12:00Z">
        <w:r>
          <w:rPr>
            <w:rFonts w:hint="eastAsia"/>
            <w:sz w:val="24"/>
          </w:rPr>
          <w:t>“</w:t>
        </w:r>
      </w:ins>
      <w:r>
        <w:rPr>
          <w:rFonts w:hint="eastAsia"/>
          <w:sz w:val="24"/>
        </w:rPr>
        <w:t>两委</w:t>
      </w:r>
      <w:ins w:id="2527" w:author="孙程姣" w:date="2026-05-11T12:12:00Z">
        <w:r>
          <w:rPr>
            <w:rFonts w:hint="eastAsia"/>
            <w:sz w:val="24"/>
          </w:rPr>
          <w:t>”</w:t>
        </w:r>
      </w:ins>
      <w:r>
        <w:rPr>
          <w:rFonts w:hint="eastAsia"/>
          <w:sz w:val="24"/>
        </w:rPr>
        <w:t>组织候选人“5选8不选”</w:t>
      </w:r>
      <w:del w:id="2528" w:author="孙程姣" w:date="2026-05-11T12:12:00Z">
        <w:r>
          <w:rPr>
            <w:rFonts w:hint="eastAsia"/>
            <w:sz w:val="24"/>
          </w:rPr>
          <w:delText>的</w:delText>
        </w:r>
      </w:del>
      <w:r>
        <w:rPr>
          <w:rFonts w:hint="eastAsia"/>
          <w:sz w:val="24"/>
        </w:rPr>
        <w:t>原则；第二，</w:t>
      </w:r>
      <w:ins w:id="2529" w:author="孙程姣" w:date="2026-05-11T12:56:00Z">
        <w:r>
          <w:rPr>
            <w:rFonts w:hint="eastAsia"/>
            <w:sz w:val="24"/>
          </w:rPr>
          <w:t>省委、省政府</w:t>
        </w:r>
      </w:ins>
      <w:del w:id="2530" w:author="孙程姣" w:date="2026-05-11T12:56:00Z">
        <w:r>
          <w:rPr>
            <w:rFonts w:hint="eastAsia"/>
            <w:sz w:val="24"/>
          </w:rPr>
          <w:delText>省委省政府</w:delText>
        </w:r>
      </w:del>
      <w:r>
        <w:rPr>
          <w:rFonts w:hint="eastAsia"/>
          <w:sz w:val="24"/>
        </w:rPr>
        <w:t>要求各地市结合当地实际情况，制定</w:t>
      </w:r>
      <w:r>
        <w:rPr>
          <w:rFonts w:hint="eastAsia"/>
          <w:color w:val="000000"/>
          <w:sz w:val="24"/>
          <w:rPrChange w:id="2531" w:author="孙程姣" w:date="2026-05-11T14:29:00Z">
            <w:rPr>
              <w:rFonts w:hint="eastAsia"/>
              <w:sz w:val="24"/>
            </w:rPr>
          </w:rPrChange>
        </w:rPr>
        <w:t>村</w:t>
      </w:r>
      <w:ins w:id="2532" w:author="孙程姣" w:date="2026-05-11T12:12:00Z">
        <w:r>
          <w:rPr>
            <w:rFonts w:hint="eastAsia"/>
            <w:sz w:val="24"/>
          </w:rPr>
          <w:t>“</w:t>
        </w:r>
      </w:ins>
      <w:r>
        <w:rPr>
          <w:rFonts w:hint="eastAsia"/>
          <w:sz w:val="24"/>
        </w:rPr>
        <w:t>两委</w:t>
      </w:r>
      <w:ins w:id="2533" w:author="孙程姣" w:date="2026-05-11T12:13:00Z">
        <w:r>
          <w:rPr>
            <w:rFonts w:hint="eastAsia"/>
            <w:sz w:val="24"/>
          </w:rPr>
          <w:t>”</w:t>
        </w:r>
      </w:ins>
      <w:r>
        <w:rPr>
          <w:rFonts w:hint="eastAsia"/>
          <w:sz w:val="24"/>
        </w:rPr>
        <w:t>换届选举工作办法，H市出台了“5选13不选4承诺”规定，在完整传达上级党委政府</w:t>
      </w:r>
      <w:ins w:id="2534" w:author="Wei [2]" w:date="2026-05-23T17:07:41Z">
        <w:r>
          <w:rPr>
            <w:rFonts w:hint="eastAsia"/>
            <w:sz w:val="24"/>
          </w:rPr>
          <w:t>政策意图</w:t>
        </w:r>
      </w:ins>
      <w:r>
        <w:rPr>
          <w:rFonts w:hint="eastAsia"/>
          <w:sz w:val="24"/>
        </w:rPr>
        <w:t>的</w:t>
      </w:r>
      <w:del w:id="2535" w:author="Wei [2]" w:date="2026-05-23T17:07:41Z">
        <w:r>
          <w:rPr>
            <w:rFonts w:hint="eastAsia"/>
            <w:sz w:val="24"/>
          </w:rPr>
          <w:delText>政策意图</w:delText>
        </w:r>
      </w:del>
      <w:r>
        <w:rPr>
          <w:rFonts w:hint="eastAsia"/>
          <w:sz w:val="24"/>
        </w:rPr>
        <w:t>基础上，将政策实施办法本土化；第三，各市、</w:t>
      </w:r>
      <w:r>
        <w:rPr>
          <w:rFonts w:hint="eastAsia"/>
          <w:color w:val="000000"/>
          <w:sz w:val="24"/>
        </w:rPr>
        <w:t>县</w:t>
      </w:r>
      <w:ins w:id="2536" w:author="孙程姣" w:date="2026-05-11T12:56:00Z">
        <w:r>
          <w:rPr>
            <w:rFonts w:hint="eastAsia"/>
            <w:color w:val="000000"/>
            <w:sz w:val="24"/>
          </w:rPr>
          <w:t>的</w:t>
        </w:r>
      </w:ins>
      <w:r>
        <w:rPr>
          <w:rFonts w:hint="eastAsia"/>
          <w:color w:val="000000"/>
          <w:sz w:val="24"/>
        </w:rPr>
        <w:t>党委</w:t>
      </w:r>
      <w:r>
        <w:rPr>
          <w:rFonts w:hint="eastAsia"/>
          <w:sz w:val="24"/>
        </w:rPr>
        <w:t>书记亲自抓</w:t>
      </w:r>
      <w:r>
        <w:rPr>
          <w:rFonts w:hint="eastAsia"/>
          <w:color w:val="000000"/>
          <w:sz w:val="24"/>
          <w:rPrChange w:id="2537" w:author="孙程姣" w:date="2026-05-11T14:29:00Z">
            <w:rPr>
              <w:rFonts w:hint="eastAsia"/>
              <w:sz w:val="24"/>
            </w:rPr>
          </w:rPrChange>
        </w:rPr>
        <w:t>村</w:t>
      </w:r>
      <w:ins w:id="2538" w:author="孙程姣" w:date="2026-05-11T12:13:00Z">
        <w:r>
          <w:rPr>
            <w:rFonts w:hint="eastAsia"/>
            <w:sz w:val="24"/>
          </w:rPr>
          <w:t>“</w:t>
        </w:r>
      </w:ins>
      <w:r>
        <w:rPr>
          <w:rFonts w:hint="eastAsia"/>
          <w:sz w:val="24"/>
        </w:rPr>
        <w:t>两委</w:t>
      </w:r>
      <w:ins w:id="2539" w:author="孙程姣" w:date="2026-05-11T12:13:00Z">
        <w:r>
          <w:rPr>
            <w:rFonts w:hint="eastAsia"/>
            <w:sz w:val="24"/>
          </w:rPr>
          <w:t>”</w:t>
        </w:r>
      </w:ins>
      <w:r>
        <w:rPr>
          <w:rFonts w:hint="eastAsia"/>
          <w:sz w:val="24"/>
        </w:rPr>
        <w:t>换届选举工作，通过“一把手”工程将</w:t>
      </w:r>
      <w:r>
        <w:rPr>
          <w:rFonts w:hint="eastAsia"/>
          <w:color w:val="000000"/>
          <w:sz w:val="24"/>
          <w:rPrChange w:id="2540" w:author="孙程姣" w:date="2026-05-11T14:29:00Z">
            <w:rPr>
              <w:rFonts w:hint="eastAsia"/>
              <w:sz w:val="24"/>
            </w:rPr>
          </w:rPrChange>
        </w:rPr>
        <w:t>村</w:t>
      </w:r>
      <w:ins w:id="2541" w:author="孙程姣" w:date="2026-05-11T12:13:00Z">
        <w:r>
          <w:rPr>
            <w:rFonts w:hint="eastAsia"/>
            <w:sz w:val="24"/>
          </w:rPr>
          <w:t>“</w:t>
        </w:r>
      </w:ins>
      <w:r>
        <w:rPr>
          <w:rFonts w:hint="eastAsia"/>
          <w:sz w:val="24"/>
        </w:rPr>
        <w:t>两委</w:t>
      </w:r>
      <w:ins w:id="2542" w:author="孙程姣" w:date="2026-05-11T12:13:00Z">
        <w:r>
          <w:rPr>
            <w:rFonts w:hint="eastAsia"/>
            <w:sz w:val="24"/>
          </w:rPr>
          <w:t>”</w:t>
        </w:r>
      </w:ins>
      <w:r>
        <w:rPr>
          <w:rFonts w:hint="eastAsia"/>
          <w:sz w:val="24"/>
        </w:rPr>
        <w:t>换届工作“中心化”；第四，纪委部门开展常规巡查和突击检查相结合，围绕村</w:t>
      </w:r>
      <w:ins w:id="2543" w:author="孙程姣" w:date="2026-05-11T12:13:00Z">
        <w:r>
          <w:rPr>
            <w:rFonts w:hint="eastAsia"/>
            <w:sz w:val="24"/>
          </w:rPr>
          <w:t>“</w:t>
        </w:r>
      </w:ins>
      <w:r>
        <w:rPr>
          <w:rFonts w:hint="eastAsia"/>
          <w:sz w:val="24"/>
        </w:rPr>
        <w:t>两委</w:t>
      </w:r>
      <w:ins w:id="2544" w:author="孙程姣" w:date="2026-05-11T12:13:00Z">
        <w:r>
          <w:rPr>
            <w:rFonts w:hint="eastAsia"/>
            <w:sz w:val="24"/>
          </w:rPr>
          <w:t>”</w:t>
        </w:r>
      </w:ins>
      <w:r>
        <w:rPr>
          <w:rFonts w:hint="eastAsia"/>
          <w:sz w:val="24"/>
        </w:rPr>
        <w:t>换届选举开展督查工作，强化党政部门尽职履责</w:t>
      </w:r>
      <w:del w:id="2545" w:author="Wei [2]" w:date="2026-05-23T17:08:04Z">
        <w:r>
          <w:rPr>
            <w:rFonts w:hint="eastAsia"/>
            <w:sz w:val="24"/>
          </w:rPr>
          <w:delText>的</w:delText>
        </w:r>
      </w:del>
      <w:r>
        <w:rPr>
          <w:rFonts w:hint="eastAsia"/>
          <w:sz w:val="24"/>
        </w:rPr>
        <w:t>意识；第五，H</w:t>
      </w:r>
      <w:r>
        <w:rPr>
          <w:rFonts w:hint="eastAsia"/>
          <w:color w:val="000000"/>
          <w:sz w:val="24"/>
          <w:rPrChange w:id="2546" w:author="孙程姣" w:date="2026-05-11T14:29:00Z">
            <w:rPr>
              <w:rFonts w:hint="eastAsia"/>
              <w:sz w:val="24"/>
            </w:rPr>
          </w:rPrChange>
        </w:rPr>
        <w:t>市</w:t>
      </w:r>
      <w:r>
        <w:rPr>
          <w:rFonts w:hint="eastAsia"/>
          <w:sz w:val="24"/>
        </w:rPr>
        <w:t>结合全国扫黑除恶行动开展“村</w:t>
      </w:r>
      <w:ins w:id="2547" w:author="孙程姣" w:date="2026-05-11T12:13:00Z">
        <w:r>
          <w:rPr>
            <w:rFonts w:hint="eastAsia"/>
            <w:sz w:val="24"/>
          </w:rPr>
          <w:t>‘</w:t>
        </w:r>
      </w:ins>
      <w:r>
        <w:rPr>
          <w:rFonts w:hint="eastAsia"/>
          <w:sz w:val="24"/>
        </w:rPr>
        <w:t>两委</w:t>
      </w:r>
      <w:ins w:id="2548" w:author="孙程姣" w:date="2026-05-11T12:13:00Z">
        <w:r>
          <w:rPr>
            <w:rFonts w:hint="eastAsia"/>
            <w:sz w:val="24"/>
          </w:rPr>
          <w:t>’</w:t>
        </w:r>
      </w:ins>
      <w:r>
        <w:rPr>
          <w:rFonts w:hint="eastAsia"/>
          <w:sz w:val="24"/>
        </w:rPr>
        <w:t>换届选举回头看”工作，再次筛查候选人资格，要求“当选的人都是清清白白的人，有污点的人坚决不能让其进入基层政权”</w:t>
      </w:r>
      <w:ins w:id="2549" w:author="Wei" w:date="2025-05-22T21:13:00Z">
        <w:r>
          <w:rPr>
            <w:rStyle w:val="17"/>
            <w:rFonts w:ascii="Times New Roman" w:hAnsi="Times New Roman" w:cs="Times New Roman"/>
            <w:sz w:val="24"/>
            <w:rPrChange w:id="2550" w:author="Wei" w:date="2025-05-22T21:24:00Z">
              <w:rPr>
                <w:rStyle w:val="17"/>
                <w:rFonts w:cs="Calibri"/>
                <w:sz w:val="24"/>
              </w:rPr>
            </w:rPrChange>
          </w:rPr>
          <w:footnoteReference w:id="82"/>
        </w:r>
      </w:ins>
      <w:del w:id="2551" w:author="Wei" w:date="2025-05-22T21:13:00Z">
        <w:r>
          <w:rPr>
            <w:rFonts w:eastAsia="FZSSJW--GB1-0" w:cs="Calibri"/>
            <w:sz w:val="24"/>
          </w:rPr>
          <w:delText>（H市市委组织部访谈，编号2019051801）</w:delText>
        </w:r>
      </w:del>
      <w:r>
        <w:rPr>
          <w:rFonts w:eastAsia="FZSSJW--GB1-0" w:cs="Calibri"/>
          <w:sz w:val="24"/>
        </w:rPr>
        <w:t>。</w:t>
      </w:r>
    </w:p>
    <w:p w14:paraId="62458609">
      <w:pPr>
        <w:spacing w:line="324" w:lineRule="auto"/>
        <w:ind w:firstLine="480" w:firstLineChars="200"/>
        <w:rPr>
          <w:rFonts w:hint="eastAsia" w:ascii="宋体" w:hAnsi="宋体" w:cs="宋体"/>
          <w:sz w:val="24"/>
        </w:rPr>
      </w:pPr>
      <w:r>
        <w:rPr>
          <w:rFonts w:cs="Calibri"/>
          <w:sz w:val="24"/>
        </w:rPr>
        <w:t>在</w:t>
      </w:r>
      <w:r>
        <w:rPr>
          <w:rFonts w:hint="eastAsia" w:asciiTheme="minorEastAsia" w:hAnsiTheme="minorEastAsia" w:cstheme="minorEastAsia"/>
          <w:sz w:val="24"/>
        </w:rPr>
        <w:t>“村</w:t>
      </w:r>
      <w:ins w:id="2552" w:author="孙程姣" w:date="2026-05-11T12:13:00Z">
        <w:r>
          <w:rPr>
            <w:rFonts w:hint="eastAsia" w:asciiTheme="minorEastAsia" w:hAnsiTheme="minorEastAsia" w:cstheme="minorEastAsia"/>
            <w:sz w:val="24"/>
          </w:rPr>
          <w:t>‘</w:t>
        </w:r>
      </w:ins>
      <w:r>
        <w:rPr>
          <w:rFonts w:hint="eastAsia" w:asciiTheme="minorEastAsia" w:hAnsiTheme="minorEastAsia" w:cstheme="minorEastAsia"/>
          <w:sz w:val="24"/>
        </w:rPr>
        <w:t>两委</w:t>
      </w:r>
      <w:ins w:id="2553" w:author="孙程姣" w:date="2026-05-11T12:13:00Z">
        <w:r>
          <w:rPr>
            <w:rFonts w:hint="eastAsia" w:asciiTheme="minorEastAsia" w:hAnsiTheme="minorEastAsia" w:cstheme="minorEastAsia"/>
            <w:sz w:val="24"/>
          </w:rPr>
          <w:t>’</w:t>
        </w:r>
      </w:ins>
      <w:r>
        <w:rPr>
          <w:rFonts w:hint="eastAsia" w:asciiTheme="minorEastAsia" w:hAnsiTheme="minorEastAsia" w:cstheme="minorEastAsia"/>
          <w:sz w:val="24"/>
        </w:rPr>
        <w:t>换届选举回头看”</w:t>
      </w:r>
      <w:r>
        <w:rPr>
          <w:rFonts w:cs="Calibri"/>
          <w:sz w:val="24"/>
        </w:rPr>
        <w:t>行动中，</w:t>
      </w:r>
      <w:r>
        <w:rPr>
          <w:rFonts w:eastAsia="FZSSJW--GB1-0" w:cs="Calibri"/>
          <w:sz w:val="24"/>
        </w:rPr>
        <w:t>H市共查出62名</w:t>
      </w:r>
      <w:r>
        <w:rPr>
          <w:rFonts w:eastAsia="FZSSJW--GB1-0" w:cs="Calibri"/>
          <w:color w:val="000000"/>
          <w:sz w:val="24"/>
          <w:rPrChange w:id="2554" w:author="孙程姣" w:date="2026-05-11T14:29:00Z">
            <w:rPr>
              <w:rFonts w:eastAsia="FZSSJW--GB1-0" w:cs="Calibri"/>
              <w:sz w:val="24"/>
            </w:rPr>
          </w:rPrChange>
        </w:rPr>
        <w:t>村</w:t>
      </w:r>
      <w:ins w:id="2555" w:author="孙程姣" w:date="2026-05-11T12:55:00Z">
        <w:r>
          <w:rPr>
            <w:rFonts w:hint="eastAsia" w:eastAsia="FZSSJW--GB1-0" w:cs="Calibri"/>
            <w:color w:val="000000"/>
            <w:sz w:val="24"/>
          </w:rPr>
          <w:t>“</w:t>
        </w:r>
      </w:ins>
      <w:r>
        <w:rPr>
          <w:rFonts w:eastAsia="FZSSJW--GB1-0" w:cs="Calibri"/>
          <w:sz w:val="24"/>
        </w:rPr>
        <w:t>两委</w:t>
      </w:r>
      <w:ins w:id="2556" w:author="孙程姣" w:date="2026-05-11T12:55:00Z">
        <w:r>
          <w:rPr>
            <w:rFonts w:hint="eastAsia" w:eastAsia="FZSSJW--GB1-0" w:cs="Calibri"/>
            <w:color w:val="000000"/>
            <w:sz w:val="24"/>
          </w:rPr>
          <w:t>”</w:t>
        </w:r>
      </w:ins>
      <w:r>
        <w:rPr>
          <w:rFonts w:eastAsia="FZSSJW--GB1-0" w:cs="Calibri"/>
          <w:sz w:val="24"/>
        </w:rPr>
        <w:t>干部成员有涉黑涉恶涉乱问题，其中</w:t>
      </w:r>
      <w:ins w:id="2557" w:author="孙程姣" w:date="2026-05-11T12:14:00Z">
        <w:r>
          <w:rPr>
            <w:rFonts w:hint="eastAsia" w:eastAsia="FZSSJW--GB1-0" w:cs="Calibri"/>
            <w:sz w:val="24"/>
          </w:rPr>
          <w:t>，</w:t>
        </w:r>
      </w:ins>
      <w:r>
        <w:rPr>
          <w:rFonts w:eastAsia="FZSSJW--GB1-0" w:cs="Calibri"/>
          <w:sz w:val="24"/>
        </w:rPr>
        <w:t>村支书12人、</w:t>
      </w:r>
      <w:r>
        <w:rPr>
          <w:rFonts w:eastAsia="FZSSJW--GB1-0" w:cs="Calibri"/>
          <w:color w:val="000000"/>
          <w:sz w:val="24"/>
        </w:rPr>
        <w:t>村主任</w:t>
      </w:r>
      <w:r>
        <w:rPr>
          <w:rFonts w:eastAsia="FZSSJW--GB1-0" w:cs="Calibri"/>
          <w:sz w:val="24"/>
        </w:rPr>
        <w:t>19人。</w:t>
      </w:r>
      <w:del w:id="2558" w:author="Wei [2]" w:date="2026-05-23T17:08:51Z">
        <w:r>
          <w:rPr>
            <w:rFonts w:hint="default" w:eastAsia="FZSSJW--GB1-0" w:cs="Calibri"/>
            <w:sz w:val="24"/>
            <w:lang w:val="en-US"/>
          </w:rPr>
          <w:delText>这些</w:delText>
        </w:r>
      </w:del>
      <w:ins w:id="2559" w:author="Wei [2]" w:date="2026-05-23T17:08:51Z">
        <w:r>
          <w:rPr>
            <w:rFonts w:hint="eastAsia" w:eastAsia="FZSSJW--GB1-0" w:cs="Calibri"/>
            <w:sz w:val="24"/>
            <w:lang w:val="en-US" w:eastAsia="zh-CN"/>
          </w:rPr>
          <w:t>有些</w:t>
        </w:r>
      </w:ins>
      <w:r>
        <w:rPr>
          <w:rFonts w:eastAsia="FZSSJW--GB1-0" w:cs="Calibri"/>
          <w:sz w:val="24"/>
        </w:rPr>
        <w:t>村支书、</w:t>
      </w:r>
      <w:r>
        <w:rPr>
          <w:rFonts w:eastAsia="FZSSJW--GB1-0" w:cs="Calibri"/>
          <w:color w:val="000000"/>
          <w:sz w:val="24"/>
        </w:rPr>
        <w:t>村主任</w:t>
      </w:r>
      <w:del w:id="2560" w:author="Wei [2]" w:date="2026-05-23T17:09:44Z">
        <w:r>
          <w:rPr>
            <w:rFonts w:eastAsia="FZSSJW--GB1-0" w:cs="Calibri"/>
            <w:sz w:val="24"/>
          </w:rPr>
          <w:delText>以及部分乡镇干部</w:delText>
        </w:r>
      </w:del>
      <w:r>
        <w:rPr>
          <w:rFonts w:eastAsia="FZSSJW--GB1-0" w:cs="Calibri"/>
          <w:sz w:val="24"/>
        </w:rPr>
        <w:t>向</w:t>
      </w:r>
      <w:del w:id="2561" w:author="Wei [2]" w:date="2026-05-23T17:09:46Z">
        <w:r>
          <w:rPr>
            <w:rFonts w:eastAsia="FZSSJW--GB1-0" w:cs="Calibri"/>
            <w:sz w:val="24"/>
          </w:rPr>
          <w:delText>市</w:delText>
        </w:r>
      </w:del>
      <w:r>
        <w:rPr>
          <w:rFonts w:eastAsia="FZSSJW--GB1-0" w:cs="Calibri"/>
          <w:sz w:val="24"/>
        </w:rPr>
        <w:t>领导</w:t>
      </w:r>
      <w:del w:id="2562" w:author="Wei [2]" w:date="2026-05-23T17:09:10Z">
        <w:r>
          <w:rPr>
            <w:rFonts w:eastAsia="FZSSJW--GB1-0" w:cs="Calibri"/>
            <w:sz w:val="24"/>
          </w:rPr>
          <w:delText>做</w:delText>
        </w:r>
      </w:del>
      <w:r>
        <w:rPr>
          <w:rFonts w:eastAsia="FZSSJW--GB1-0" w:cs="Calibri"/>
          <w:sz w:val="24"/>
        </w:rPr>
        <w:t>解释</w:t>
      </w:r>
      <w:ins w:id="2563" w:author="Wei [2]" w:date="2026-05-23T17:09:52Z">
        <w:r>
          <w:rPr>
            <w:rFonts w:hint="eastAsia" w:eastAsia="FZSSJW--GB1-0" w:cs="Calibri"/>
            <w:sz w:val="24"/>
            <w:lang w:val="en-US" w:eastAsia="zh-CN"/>
          </w:rPr>
          <w:t>个人</w:t>
        </w:r>
      </w:ins>
      <w:ins w:id="2564" w:author="Wei [2]" w:date="2026-05-23T17:09:54Z">
        <w:r>
          <w:rPr>
            <w:rFonts w:hint="eastAsia" w:eastAsia="FZSSJW--GB1-0" w:cs="Calibri"/>
            <w:sz w:val="24"/>
            <w:lang w:val="en-US" w:eastAsia="zh-CN"/>
          </w:rPr>
          <w:t>的</w:t>
        </w:r>
      </w:ins>
      <w:ins w:id="2565" w:author="Wei [2]" w:date="2026-05-23T17:09:18Z">
        <w:r>
          <w:rPr>
            <w:rFonts w:hint="eastAsia" w:eastAsia="FZSSJW--GB1-0" w:cs="Calibri"/>
            <w:sz w:val="24"/>
            <w:lang w:val="en-US" w:eastAsia="zh-CN"/>
          </w:rPr>
          <w:t>问题</w:t>
        </w:r>
      </w:ins>
      <w:ins w:id="2566" w:author="Wei [2]" w:date="2026-05-23T17:09:19Z">
        <w:r>
          <w:rPr>
            <w:rFonts w:hint="eastAsia" w:eastAsia="FZSSJW--GB1-0" w:cs="Calibri"/>
            <w:sz w:val="24"/>
            <w:lang w:val="en-US" w:eastAsia="zh-CN"/>
          </w:rPr>
          <w:t>成因</w:t>
        </w:r>
      </w:ins>
      <w:r>
        <w:rPr>
          <w:rFonts w:eastAsia="FZSSJW--GB1-0" w:cs="Calibri"/>
          <w:sz w:val="24"/>
        </w:rPr>
        <w:t>，希望</w:t>
      </w:r>
      <w:del w:id="2567" w:author="Wei [2]" w:date="2026-05-23T17:09:34Z">
        <w:r>
          <w:rPr>
            <w:rFonts w:eastAsia="FZSSJW--GB1-0" w:cs="Calibri"/>
            <w:sz w:val="24"/>
          </w:rPr>
          <w:delText>能够</w:delText>
        </w:r>
      </w:del>
      <w:ins w:id="2568" w:author="Wei [2]" w:date="2026-05-23T17:09:28Z">
        <w:r>
          <w:rPr>
            <w:rFonts w:hint="eastAsia" w:eastAsia="FZSSJW--GB1-0" w:cs="Calibri"/>
            <w:sz w:val="24"/>
            <w:lang w:val="en-US" w:eastAsia="zh-CN"/>
          </w:rPr>
          <w:t>政策</w:t>
        </w:r>
      </w:ins>
      <w:ins w:id="2569" w:author="Wei [2]" w:date="2026-05-23T17:09:29Z">
        <w:r>
          <w:rPr>
            <w:rFonts w:hint="eastAsia" w:eastAsia="FZSSJW--GB1-0" w:cs="Calibri"/>
            <w:sz w:val="24"/>
            <w:lang w:val="en-US" w:eastAsia="zh-CN"/>
          </w:rPr>
          <w:t>执行</w:t>
        </w:r>
      </w:ins>
      <w:ins w:id="2570" w:author="Wei [2]" w:date="2026-05-23T17:09:34Z">
        <w:r>
          <w:rPr>
            <w:rFonts w:eastAsia="FZSSJW--GB1-0" w:cs="Calibri"/>
            <w:sz w:val="24"/>
          </w:rPr>
          <w:t>能够</w:t>
        </w:r>
      </w:ins>
      <w:ins w:id="2571" w:author="Wei [2]" w:date="2026-05-23T17:09:36Z">
        <w:r>
          <w:rPr>
            <w:rFonts w:hint="eastAsia" w:eastAsia="FZSSJW--GB1-0" w:cs="Calibri"/>
            <w:sz w:val="24"/>
            <w:lang w:val="en-US" w:eastAsia="zh-CN"/>
          </w:rPr>
          <w:t>对</w:t>
        </w:r>
      </w:ins>
      <w:ins w:id="2572" w:author="Wei [2]" w:date="2026-05-23T17:09:37Z">
        <w:r>
          <w:rPr>
            <w:rFonts w:hint="eastAsia" w:eastAsia="FZSSJW--GB1-0" w:cs="Calibri"/>
            <w:sz w:val="24"/>
            <w:lang w:val="en-US" w:eastAsia="zh-CN"/>
          </w:rPr>
          <w:t>他们</w:t>
        </w:r>
      </w:ins>
      <w:del w:id="2573" w:author="Wei [2]" w:date="2026-05-23T17:09:25Z">
        <w:r>
          <w:rPr>
            <w:rFonts w:eastAsia="FZSSJW--GB1-0" w:cs="Calibri"/>
            <w:sz w:val="24"/>
          </w:rPr>
          <w:delText>对他们</w:delText>
        </w:r>
      </w:del>
      <w:r>
        <w:rPr>
          <w:rFonts w:eastAsia="FZSSJW--GB1-0" w:cs="Calibri"/>
          <w:sz w:val="24"/>
        </w:rPr>
        <w:t>网开一面。</w:t>
      </w:r>
      <w:r>
        <w:rPr>
          <w:rFonts w:hint="eastAsia" w:asciiTheme="minorEastAsia" w:hAnsiTheme="minorEastAsia" w:eastAsiaTheme="minorEastAsia" w:cstheme="minorEastAsia"/>
          <w:sz w:val="24"/>
        </w:rPr>
        <w:t>“如此严格的政策和环境，谁都不敢碰，就是一刀切，不存在区别对待的问题。只有一刀切，群众才容易接受（政策），当事人也认了，他们都知道没有商讨的空间。”</w:t>
      </w:r>
      <w:del w:id="2574" w:author="Wei" w:date="2025-05-22T21:12:00Z">
        <w:r>
          <w:rPr>
            <w:rFonts w:hint="eastAsia" w:ascii="Times New Roman" w:hAnsi="Times New Roman" w:cs="Times New Roman"/>
            <w:sz w:val="24"/>
            <w:rPrChange w:id="2575" w:author="Wei" w:date="2025-05-22T21:24:00Z">
              <w:rPr>
                <w:rFonts w:hint="eastAsia" w:cs="Calibri"/>
                <w:sz w:val="24"/>
              </w:rPr>
            </w:rPrChange>
          </w:rPr>
          <w:delText>（</w:delText>
        </w:r>
      </w:del>
      <w:del w:id="2576" w:author="Wei" w:date="2025-05-22T21:12:00Z">
        <w:r>
          <w:rPr>
            <w:rFonts w:ascii="Times New Roman" w:hAnsi="Times New Roman" w:cs="Times New Roman"/>
            <w:sz w:val="24"/>
            <w:rPrChange w:id="2577" w:author="Wei" w:date="2025-05-22T21:24:00Z">
              <w:rPr>
                <w:rFonts w:cs="Calibri"/>
                <w:sz w:val="24"/>
              </w:rPr>
            </w:rPrChange>
          </w:rPr>
          <w:delText>H</w:delText>
        </w:r>
      </w:del>
      <w:del w:id="2578" w:author="Wei" w:date="2025-05-22T21:12:00Z">
        <w:r>
          <w:rPr>
            <w:rFonts w:hint="eastAsia" w:ascii="Times New Roman" w:hAnsi="Times New Roman" w:cs="Times New Roman"/>
            <w:sz w:val="24"/>
            <w:rPrChange w:id="2579" w:author="Wei" w:date="2025-05-22T21:24:00Z">
              <w:rPr>
                <w:rFonts w:hint="eastAsia" w:cs="Calibri"/>
                <w:sz w:val="24"/>
              </w:rPr>
            </w:rPrChange>
          </w:rPr>
          <w:delText>市市委组织部访谈，</w:delText>
        </w:r>
      </w:del>
      <w:del w:id="2580" w:author="Wei" w:date="2025-05-22T21:12:00Z">
        <w:r>
          <w:rPr>
            <w:rFonts w:hint="eastAsia" w:ascii="Times New Roman" w:hAnsi="Times New Roman" w:eastAsia="FZSSJW--GB1-0" w:cs="Times New Roman"/>
            <w:sz w:val="24"/>
            <w:rPrChange w:id="2581" w:author="Wei" w:date="2025-05-22T21:24:00Z">
              <w:rPr>
                <w:rFonts w:hint="eastAsia" w:eastAsia="FZSSJW--GB1-0" w:cs="Calibri"/>
                <w:sz w:val="24"/>
              </w:rPr>
            </w:rPrChange>
          </w:rPr>
          <w:delText>编号</w:delText>
        </w:r>
      </w:del>
      <w:del w:id="2582" w:author="Wei" w:date="2025-05-22T21:12:00Z">
        <w:r>
          <w:rPr>
            <w:rFonts w:ascii="Times New Roman" w:hAnsi="Times New Roman" w:eastAsia="FZSSJW--GB1-0" w:cs="Times New Roman"/>
            <w:sz w:val="24"/>
            <w:rPrChange w:id="2583" w:author="Wei" w:date="2025-05-22T21:24:00Z">
              <w:rPr>
                <w:rFonts w:eastAsia="FZSSJW--GB1-0" w:cs="Calibri"/>
                <w:sz w:val="24"/>
              </w:rPr>
            </w:rPrChange>
          </w:rPr>
          <w:delText>2019051801</w:delText>
        </w:r>
      </w:del>
      <w:del w:id="2584" w:author="Wei" w:date="2025-05-22T21:12:00Z">
        <w:r>
          <w:rPr>
            <w:rFonts w:hint="eastAsia" w:ascii="Times New Roman" w:hAnsi="Times New Roman" w:cs="Times New Roman"/>
            <w:sz w:val="24"/>
            <w:rPrChange w:id="2585" w:author="Wei" w:date="2025-05-22T21:24:00Z">
              <w:rPr>
                <w:rFonts w:hint="eastAsia" w:cs="Calibri"/>
                <w:sz w:val="24"/>
              </w:rPr>
            </w:rPrChange>
          </w:rPr>
          <w:delText>）</w:delText>
        </w:r>
      </w:del>
      <w:ins w:id="2586" w:author="Wei" w:date="2025-05-22T21:12:00Z">
        <w:r>
          <w:rPr>
            <w:rStyle w:val="17"/>
            <w:rFonts w:ascii="Times New Roman" w:hAnsi="Times New Roman" w:cs="Times New Roman"/>
            <w:sz w:val="24"/>
            <w:rPrChange w:id="2587" w:author="Wei" w:date="2025-05-22T21:24:00Z">
              <w:rPr>
                <w:rStyle w:val="17"/>
                <w:rFonts w:cs="Calibri"/>
                <w:sz w:val="24"/>
              </w:rPr>
            </w:rPrChange>
          </w:rPr>
          <w:footnoteReference w:id="83"/>
        </w:r>
      </w:ins>
      <w:r>
        <w:rPr>
          <w:rFonts w:hint="eastAsia" w:ascii="FZSSJW--GB1-0" w:hAnsi="FZSSJW--GB1-0" w:eastAsia="FZSSJW--GB1-0"/>
          <w:sz w:val="24"/>
        </w:rPr>
        <w:t>上级政府的高位推动、地方党委领导“挂帅”形成了整体推动的工作机制和工作氛围，民主制度的意志得以完整实现。</w:t>
      </w:r>
    </w:p>
    <w:p w14:paraId="4D333DF7">
      <w:pPr>
        <w:spacing w:line="324" w:lineRule="auto"/>
        <w:rPr>
          <w:rFonts w:hint="eastAsia" w:ascii="黑体" w:hAnsi="黑体" w:eastAsia="黑体" w:cs="黑体"/>
          <w:sz w:val="24"/>
        </w:rPr>
      </w:pPr>
      <w:r>
        <w:rPr>
          <w:rFonts w:hint="eastAsia" w:ascii="黑体" w:hAnsi="黑体" w:eastAsia="黑体" w:cs="黑体"/>
          <w:sz w:val="24"/>
        </w:rPr>
        <w:t>（三）民主监督制度的完善激活</w:t>
      </w:r>
    </w:p>
    <w:p w14:paraId="3172F097">
      <w:pPr>
        <w:spacing w:line="324" w:lineRule="auto"/>
        <w:ind w:firstLine="480" w:firstLineChars="200"/>
        <w:rPr>
          <w:sz w:val="24"/>
        </w:rPr>
      </w:pPr>
      <w:r>
        <w:rPr>
          <w:rFonts w:hint="eastAsia"/>
          <w:sz w:val="24"/>
        </w:rPr>
        <w:t>中国农村基层民主由民主选举、民主决策、民主管理、民主监督四项内容组成。</w:t>
      </w:r>
      <w:del w:id="2588" w:author="Wei" w:date="2025-05-22T21:16:00Z">
        <w:r>
          <w:rPr>
            <w:rFonts w:hint="eastAsia"/>
            <w:sz w:val="24"/>
          </w:rPr>
          <w:delText>在民主选举基础之上，基层权力能否民主化运行，成为村级民主治理可否实现的关键。</w:delText>
        </w:r>
      </w:del>
      <w:r>
        <w:rPr>
          <w:rFonts w:hint="eastAsia"/>
          <w:sz w:val="24"/>
        </w:rPr>
        <w:t>普通民众在</w:t>
      </w:r>
      <w:ins w:id="2589" w:author="Wei [2]" w:date="2026-05-23T17:11:15Z">
        <w:r>
          <w:rPr>
            <w:rFonts w:hint="eastAsia"/>
            <w:sz w:val="24"/>
            <w:lang w:val="en-US" w:eastAsia="zh-CN"/>
          </w:rPr>
          <w:t>村庄</w:t>
        </w:r>
      </w:ins>
      <w:r>
        <w:rPr>
          <w:rFonts w:hint="eastAsia"/>
          <w:sz w:val="24"/>
        </w:rPr>
        <w:t>权力</w:t>
      </w:r>
      <w:del w:id="2590" w:author="Wei [2]" w:date="2026-05-23T17:11:17Z">
        <w:r>
          <w:rPr>
            <w:rFonts w:hint="eastAsia"/>
            <w:sz w:val="24"/>
          </w:rPr>
          <w:delText>的</w:delText>
        </w:r>
      </w:del>
      <w:r>
        <w:rPr>
          <w:rFonts w:hint="eastAsia"/>
          <w:sz w:val="24"/>
        </w:rPr>
        <w:t>运行阶段最便于参与的层次是民主监督。在组织机构、实现形式上激活和完善民主监督制度</w:t>
      </w:r>
      <w:del w:id="2591" w:author="Wei" w:date="2025-05-22T21:16:00Z">
        <w:r>
          <w:rPr>
            <w:rFonts w:hint="eastAsia"/>
            <w:sz w:val="24"/>
          </w:rPr>
          <w:delText>，</w:delText>
        </w:r>
      </w:del>
      <w:r>
        <w:rPr>
          <w:rFonts w:hint="eastAsia"/>
          <w:sz w:val="24"/>
        </w:rPr>
        <w:t>以保障群众的村务知情权</w:t>
      </w:r>
      <w:ins w:id="2592" w:author="孙程姣" w:date="2026-05-11T12:15:00Z">
        <w:r>
          <w:rPr>
            <w:rFonts w:hint="eastAsia"/>
            <w:sz w:val="24"/>
          </w:rPr>
          <w:t>和</w:t>
        </w:r>
      </w:ins>
      <w:del w:id="2593" w:author="孙程姣" w:date="2026-05-11T12:15:00Z">
        <w:r>
          <w:rPr>
            <w:rFonts w:hint="eastAsia"/>
            <w:sz w:val="24"/>
          </w:rPr>
          <w:delText>、</w:delText>
        </w:r>
      </w:del>
      <w:r>
        <w:rPr>
          <w:rFonts w:hint="eastAsia"/>
          <w:sz w:val="24"/>
        </w:rPr>
        <w:t>参与权，是基层权力民主化运行的关键。</w:t>
      </w:r>
    </w:p>
    <w:p w14:paraId="03B0C7C1">
      <w:pPr>
        <w:spacing w:line="324" w:lineRule="auto"/>
        <w:ind w:firstLine="480" w:firstLineChars="200"/>
        <w:rPr>
          <w:sz w:val="24"/>
        </w:rPr>
      </w:pPr>
      <w:r>
        <w:rPr>
          <w:rFonts w:hint="eastAsia"/>
          <w:color w:val="000000"/>
          <w:sz w:val="24"/>
          <w:rPrChange w:id="2594" w:author="孙程姣" w:date="2026-05-11T14:29:00Z">
            <w:rPr>
              <w:rFonts w:hint="eastAsia"/>
              <w:sz w:val="24"/>
            </w:rPr>
          </w:rPrChange>
        </w:rPr>
        <w:t>村</w:t>
      </w:r>
      <w:ins w:id="2595" w:author="孙程姣" w:date="2026-05-11T12:15:00Z">
        <w:r>
          <w:rPr>
            <w:rFonts w:hint="eastAsia"/>
            <w:sz w:val="24"/>
          </w:rPr>
          <w:t>“</w:t>
        </w:r>
      </w:ins>
      <w:r>
        <w:rPr>
          <w:rFonts w:hint="eastAsia"/>
          <w:sz w:val="24"/>
        </w:rPr>
        <w:t>两委</w:t>
      </w:r>
      <w:ins w:id="2596" w:author="孙程姣" w:date="2026-05-11T12:15:00Z">
        <w:r>
          <w:rPr>
            <w:rFonts w:hint="eastAsia"/>
            <w:sz w:val="24"/>
          </w:rPr>
          <w:t>”</w:t>
        </w:r>
      </w:ins>
      <w:r>
        <w:rPr>
          <w:rFonts w:hint="eastAsia"/>
          <w:sz w:val="24"/>
        </w:rPr>
        <w:t>换届选举期间容易出现以家族为单元的派系竞争，</w:t>
      </w:r>
      <w:del w:id="2597" w:author="Wei [2]" w:date="2026-05-23T17:11:46Z">
        <w:r>
          <w:rPr>
            <w:rFonts w:hint="eastAsia"/>
            <w:sz w:val="24"/>
          </w:rPr>
          <w:delText>为了获得选举成功，</w:delText>
        </w:r>
      </w:del>
      <w:r>
        <w:rPr>
          <w:rFonts w:hint="eastAsia"/>
          <w:sz w:val="24"/>
        </w:rPr>
        <w:t>双方“告黑状”、缠访闹访、打架斗殴、黑社会力量介入等现象</w:t>
      </w:r>
      <w:del w:id="2598" w:author="Wei [2]" w:date="2026-05-23T17:11:56Z">
        <w:r>
          <w:rPr>
            <w:rFonts w:hint="default"/>
            <w:sz w:val="24"/>
            <w:lang w:val="en-US"/>
          </w:rPr>
          <w:delText>经常</w:delText>
        </w:r>
      </w:del>
      <w:ins w:id="2599" w:author="Wei [2]" w:date="2026-05-23T17:11:59Z">
        <w:r>
          <w:rPr>
            <w:rFonts w:hint="eastAsia"/>
            <w:sz w:val="24"/>
            <w:lang w:val="en-US" w:eastAsia="zh-CN"/>
          </w:rPr>
          <w:t>时有</w:t>
        </w:r>
      </w:ins>
      <w:r>
        <w:rPr>
          <w:rFonts w:hint="eastAsia"/>
          <w:sz w:val="24"/>
        </w:rPr>
        <w:t>发生。为推动村民选举竞争有序，H市广设社会监督、举报、投诉通道，激活社会监督制度。这主要体现在以下四个方面：第一</w:t>
      </w:r>
      <w:ins w:id="2600" w:author="孙程姣" w:date="2026-05-11T12:16:00Z">
        <w:r>
          <w:rPr>
            <w:rFonts w:hint="eastAsia"/>
            <w:sz w:val="24"/>
          </w:rPr>
          <w:t>，</w:t>
        </w:r>
      </w:ins>
      <w:del w:id="2601" w:author="孙程姣" w:date="2026-05-11T12:16:00Z">
        <w:r>
          <w:rPr>
            <w:rFonts w:hint="eastAsia"/>
            <w:sz w:val="24"/>
          </w:rPr>
          <w:delText>是</w:delText>
        </w:r>
      </w:del>
      <w:r>
        <w:rPr>
          <w:rFonts w:hint="eastAsia"/>
          <w:sz w:val="24"/>
        </w:rPr>
        <w:t>设置匿名举报电话、邮箱等平台，广泛搜集群众举报信息，认真核实举报信息真实性，对候选人展开全方位的监督；第二</w:t>
      </w:r>
      <w:ins w:id="2602" w:author="孙程姣" w:date="2026-05-11T12:16:00Z">
        <w:r>
          <w:rPr>
            <w:rFonts w:hint="eastAsia"/>
            <w:sz w:val="24"/>
          </w:rPr>
          <w:t>，</w:t>
        </w:r>
      </w:ins>
      <w:del w:id="2603" w:author="孙程姣" w:date="2026-05-11T12:16:00Z">
        <w:r>
          <w:rPr>
            <w:rFonts w:hint="eastAsia"/>
            <w:sz w:val="24"/>
          </w:rPr>
          <w:delText>是</w:delText>
        </w:r>
      </w:del>
      <w:r>
        <w:rPr>
          <w:rFonts w:hint="eastAsia"/>
          <w:sz w:val="24"/>
        </w:rPr>
        <w:t>发动群众自发监督选举</w:t>
      </w:r>
      <w:del w:id="2604" w:author="Wei [2]" w:date="2026-05-23T17:12:29Z">
        <w:r>
          <w:rPr>
            <w:rFonts w:hint="eastAsia"/>
            <w:sz w:val="24"/>
          </w:rPr>
          <w:delText>过程</w:delText>
        </w:r>
      </w:del>
      <w:r>
        <w:rPr>
          <w:rFonts w:hint="eastAsia"/>
          <w:sz w:val="24"/>
        </w:rPr>
        <w:t>中的贿选、胁迫、请客吃饭等可能影响选举结果的违规行为；第三</w:t>
      </w:r>
      <w:ins w:id="2605" w:author="孙程姣" w:date="2026-05-11T12:16:00Z">
        <w:r>
          <w:rPr>
            <w:rFonts w:hint="eastAsia"/>
            <w:sz w:val="24"/>
          </w:rPr>
          <w:t>，</w:t>
        </w:r>
      </w:ins>
      <w:del w:id="2606" w:author="孙程姣" w:date="2026-05-11T12:16:00Z">
        <w:r>
          <w:rPr>
            <w:rFonts w:hint="eastAsia"/>
            <w:sz w:val="24"/>
          </w:rPr>
          <w:delText>是</w:delText>
        </w:r>
      </w:del>
      <w:r>
        <w:rPr>
          <w:rFonts w:hint="eastAsia"/>
          <w:sz w:val="24"/>
        </w:rPr>
        <w:t>将新当选的村党支部书记和</w:t>
      </w:r>
      <w:r>
        <w:rPr>
          <w:rFonts w:hint="eastAsia"/>
          <w:color w:val="000000"/>
          <w:sz w:val="24"/>
        </w:rPr>
        <w:t>村主任</w:t>
      </w:r>
      <w:r>
        <w:rPr>
          <w:rFonts w:hint="eastAsia"/>
          <w:sz w:val="24"/>
        </w:rPr>
        <w:t>的承诺书公之于众，使</w:t>
      </w:r>
      <w:ins w:id="2607" w:author="孙程姣" w:date="2026-05-11T12:16:00Z">
        <w:r>
          <w:rPr>
            <w:rFonts w:hint="eastAsia"/>
            <w:sz w:val="24"/>
          </w:rPr>
          <w:t>其</w:t>
        </w:r>
      </w:ins>
      <w:del w:id="2608" w:author="孙程姣" w:date="2026-05-11T12:16:00Z">
        <w:r>
          <w:rPr>
            <w:rFonts w:hint="eastAsia"/>
            <w:sz w:val="24"/>
          </w:rPr>
          <w:delText>之</w:delText>
        </w:r>
      </w:del>
      <w:r>
        <w:rPr>
          <w:rFonts w:hint="eastAsia"/>
          <w:sz w:val="24"/>
        </w:rPr>
        <w:t>主动接受群众监督；第四，要求村</w:t>
      </w:r>
      <w:ins w:id="2609" w:author="孙程姣" w:date="2026-05-11T12:17:00Z">
        <w:r>
          <w:rPr>
            <w:rFonts w:hint="eastAsia"/>
            <w:sz w:val="24"/>
          </w:rPr>
          <w:t>“</w:t>
        </w:r>
      </w:ins>
      <w:r>
        <w:rPr>
          <w:rFonts w:hint="eastAsia"/>
          <w:sz w:val="24"/>
        </w:rPr>
        <w:t>两委</w:t>
      </w:r>
      <w:ins w:id="2610" w:author="孙程姣" w:date="2026-05-11T12:17:00Z">
        <w:r>
          <w:rPr>
            <w:rFonts w:hint="eastAsia"/>
            <w:sz w:val="24"/>
          </w:rPr>
          <w:t>”</w:t>
        </w:r>
      </w:ins>
      <w:r>
        <w:rPr>
          <w:rFonts w:hint="eastAsia"/>
          <w:sz w:val="24"/>
        </w:rPr>
        <w:t>干部</w:t>
      </w:r>
      <w:ins w:id="2611" w:author="孙程姣" w:date="2026-05-11T12:17:00Z">
        <w:r>
          <w:rPr>
            <w:rFonts w:hint="eastAsia"/>
            <w:sz w:val="24"/>
          </w:rPr>
          <w:t>做</w:t>
        </w:r>
      </w:ins>
      <w:del w:id="2612" w:author="孙程姣" w:date="2026-05-11T12:17:00Z">
        <w:r>
          <w:rPr>
            <w:rFonts w:hint="eastAsia"/>
            <w:sz w:val="24"/>
          </w:rPr>
          <w:delText>作</w:delText>
        </w:r>
      </w:del>
      <w:r>
        <w:rPr>
          <w:rFonts w:hint="eastAsia"/>
          <w:sz w:val="24"/>
        </w:rPr>
        <w:t>出定期公开村务党务信息的承诺，履行离职审计，继续推动村务党务公开化。</w:t>
      </w:r>
    </w:p>
    <w:p w14:paraId="69268618">
      <w:pPr>
        <w:spacing w:line="324" w:lineRule="auto"/>
        <w:ind w:firstLine="480" w:firstLineChars="200"/>
        <w:rPr>
          <w:sz w:val="24"/>
        </w:rPr>
      </w:pPr>
      <w:r>
        <w:rPr>
          <w:rFonts w:hint="eastAsia"/>
          <w:sz w:val="24"/>
        </w:rPr>
        <w:t>201</w:t>
      </w:r>
      <w:del w:id="2613" w:author="Wei [2]" w:date="2026-05-23T17:16:31Z">
        <w:r>
          <w:rPr>
            <w:rFonts w:hint="default"/>
            <w:sz w:val="24"/>
            <w:lang w:val="en-US"/>
          </w:rPr>
          <w:delText>0</w:delText>
        </w:r>
      </w:del>
      <w:ins w:id="2614" w:author="Wei [2]" w:date="2026-05-23T17:16:31Z">
        <w:r>
          <w:rPr>
            <w:rFonts w:hint="eastAsia"/>
            <w:sz w:val="24"/>
            <w:lang w:val="en-US" w:eastAsia="zh-CN"/>
          </w:rPr>
          <w:t>8</w:t>
        </w:r>
      </w:ins>
      <w:r>
        <w:rPr>
          <w:rFonts w:hint="eastAsia"/>
          <w:sz w:val="24"/>
        </w:rPr>
        <w:t>年</w:t>
      </w:r>
      <w:commentRangeStart w:id="52"/>
      <w:commentRangeStart w:id="53"/>
      <w:r>
        <w:rPr>
          <w:rFonts w:hint="eastAsia"/>
          <w:sz w:val="24"/>
          <w:highlight w:val="yellow"/>
          <w:rPrChange w:id="2615" w:author="孙程姣" w:date="2026-05-11T12:19:00Z">
            <w:rPr>
              <w:rFonts w:hint="eastAsia"/>
              <w:sz w:val="24"/>
            </w:rPr>
          </w:rPrChange>
        </w:rPr>
        <w:t>修</w:t>
      </w:r>
      <w:ins w:id="2616" w:author="孙程姣" w:date="2026-05-11T12:19:00Z">
        <w:r>
          <w:rPr>
            <w:rFonts w:hint="eastAsia"/>
            <w:sz w:val="24"/>
            <w:highlight w:val="yellow"/>
            <w:rPrChange w:id="2617" w:author="孙程姣" w:date="2026-05-11T12:19:00Z">
              <w:rPr>
                <w:rFonts w:hint="eastAsia"/>
                <w:sz w:val="24"/>
              </w:rPr>
            </w:rPrChange>
          </w:rPr>
          <w:t>正</w:t>
        </w:r>
        <w:commentRangeEnd w:id="52"/>
      </w:ins>
      <w:ins w:id="2618" w:author="孙程姣" w:date="2026-05-11T12:19:00Z">
        <w:r>
          <w:rPr>
            <w:rStyle w:val="16"/>
          </w:rPr>
          <w:commentReference w:id="52"/>
        </w:r>
        <w:commentRangeEnd w:id="53"/>
      </w:ins>
      <w:r>
        <w:commentReference w:id="53"/>
      </w:r>
      <w:del w:id="2619" w:author="孙程姣" w:date="2026-05-11T12:19:00Z">
        <w:r>
          <w:rPr>
            <w:rFonts w:hint="eastAsia"/>
            <w:sz w:val="24"/>
          </w:rPr>
          <w:delText>订</w:delText>
        </w:r>
      </w:del>
      <w:r>
        <w:rPr>
          <w:rFonts w:hint="eastAsia"/>
          <w:sz w:val="24"/>
        </w:rPr>
        <w:t>的《</w:t>
      </w:r>
      <w:ins w:id="2620" w:author="孙程姣" w:date="2026-05-11T12:20:00Z">
        <w:r>
          <w:rPr>
            <w:rFonts w:hint="eastAsia"/>
            <w:sz w:val="24"/>
          </w:rPr>
          <w:t>中华人民共和国</w:t>
        </w:r>
      </w:ins>
      <w:r>
        <w:rPr>
          <w:rFonts w:hint="eastAsia"/>
          <w:sz w:val="24"/>
        </w:rPr>
        <w:t>村民委员会组织法》</w:t>
      </w:r>
      <w:ins w:id="2621" w:author="孙程姣" w:date="2026-05-11T12:18:00Z">
        <w:r>
          <w:rPr>
            <w:rFonts w:hint="eastAsia"/>
            <w:sz w:val="24"/>
          </w:rPr>
          <w:t>（以下简称“新《村民委员会组织法》”）</w:t>
        </w:r>
      </w:ins>
      <w:r>
        <w:rPr>
          <w:rFonts w:hint="eastAsia"/>
          <w:sz w:val="24"/>
        </w:rPr>
        <w:t>对村庄民主监督制度进行了完善，明确提出“少数服从多数的民主决策机制和公开透明的工作原则”，并列举了人民群众监督的具体内容和信息公开的具体事项，村民委员会除了要及时公布政策落实、政府拨款、外界捐助、协助政府工作等信息外，还要公开村民普遍关心的其他事项信息。信息公开的间隔时间，从之前的半年一次变为一季度一次。</w:t>
      </w:r>
    </w:p>
    <w:p w14:paraId="3622022E">
      <w:pPr>
        <w:spacing w:line="324" w:lineRule="auto"/>
        <w:ind w:firstLine="480" w:firstLineChars="200"/>
        <w:rPr>
          <w:ins w:id="2622" w:author="Wei" w:date="2025-05-22T21:27:00Z"/>
          <w:sz w:val="24"/>
        </w:rPr>
      </w:pPr>
      <w:ins w:id="2623" w:author="孙程姣" w:date="2026-05-11T12:25:00Z">
        <w:r>
          <w:rPr>
            <w:rFonts w:hint="eastAsia"/>
            <w:sz w:val="24"/>
          </w:rPr>
          <w:t>依据</w:t>
        </w:r>
      </w:ins>
      <w:r>
        <w:rPr>
          <w:rFonts w:hint="eastAsia"/>
          <w:sz w:val="24"/>
        </w:rPr>
        <w:t>新《村民委员会组织法》第</w:t>
      </w:r>
      <w:ins w:id="2624" w:author="Wei [2]" w:date="2026-05-23T17:16:48Z">
        <w:r>
          <w:rPr>
            <w:rFonts w:hint="eastAsia"/>
            <w:sz w:val="24"/>
            <w:lang w:val="en-US" w:eastAsia="zh-CN"/>
          </w:rPr>
          <w:t>五章</w:t>
        </w:r>
      </w:ins>
      <w:ins w:id="2625" w:author="Wei [2]" w:date="2026-05-23T17:16:53Z">
        <w:r>
          <w:rPr>
            <w:rFonts w:hint="eastAsia"/>
            <w:sz w:val="24"/>
            <w:lang w:val="en-US" w:eastAsia="zh-CN"/>
          </w:rPr>
          <w:t>“</w:t>
        </w:r>
      </w:ins>
      <w:ins w:id="2626" w:author="Wei [2]" w:date="2026-05-23T17:16:54Z">
        <w:r>
          <w:rPr>
            <w:rFonts w:hint="eastAsia"/>
            <w:sz w:val="24"/>
            <w:lang w:val="en-US" w:eastAsia="zh-CN"/>
          </w:rPr>
          <w:t>民主</w:t>
        </w:r>
      </w:ins>
      <w:ins w:id="2627" w:author="Wei [2]" w:date="2026-05-23T17:16:55Z">
        <w:r>
          <w:rPr>
            <w:rFonts w:hint="eastAsia"/>
            <w:sz w:val="24"/>
            <w:lang w:val="en-US" w:eastAsia="zh-CN"/>
          </w:rPr>
          <w:t>管理和</w:t>
        </w:r>
      </w:ins>
      <w:ins w:id="2628" w:author="Wei [2]" w:date="2026-05-23T17:16:57Z">
        <w:r>
          <w:rPr>
            <w:rFonts w:hint="eastAsia"/>
            <w:sz w:val="24"/>
            <w:lang w:val="en-US" w:eastAsia="zh-CN"/>
          </w:rPr>
          <w:t>民主</w:t>
        </w:r>
      </w:ins>
      <w:ins w:id="2629" w:author="Wei [2]" w:date="2026-05-23T17:16:58Z">
        <w:r>
          <w:rPr>
            <w:rFonts w:hint="eastAsia"/>
            <w:sz w:val="24"/>
            <w:lang w:val="en-US" w:eastAsia="zh-CN"/>
          </w:rPr>
          <w:t>监督</w:t>
        </w:r>
      </w:ins>
      <w:ins w:id="2630" w:author="Wei [2]" w:date="2026-05-23T17:16:53Z">
        <w:r>
          <w:rPr>
            <w:rFonts w:hint="eastAsia"/>
            <w:sz w:val="24"/>
            <w:lang w:val="en-US" w:eastAsia="zh-CN"/>
          </w:rPr>
          <w:t>”</w:t>
        </w:r>
      </w:ins>
      <w:ins w:id="2631" w:author="Wei [2]" w:date="2026-05-23T17:17:22Z">
        <w:r>
          <w:rPr>
            <w:rFonts w:hint="eastAsia"/>
            <w:sz w:val="24"/>
            <w:lang w:val="en-US" w:eastAsia="zh-CN"/>
          </w:rPr>
          <w:t>的内容</w:t>
        </w:r>
      </w:ins>
      <w:ins w:id="2632" w:author="Wei [2]" w:date="2026-05-23T17:17:23Z">
        <w:r>
          <w:rPr>
            <w:rFonts w:hint="eastAsia"/>
            <w:sz w:val="24"/>
            <w:lang w:val="en-US" w:eastAsia="zh-CN"/>
          </w:rPr>
          <w:t>，</w:t>
        </w:r>
      </w:ins>
      <w:ins w:id="2633" w:author="Wei [2]" w:date="2026-05-23T17:18:07Z">
        <w:r>
          <w:rPr>
            <w:rFonts w:hint="eastAsia"/>
            <w:sz w:val="24"/>
            <w:lang w:val="en-US" w:eastAsia="zh-CN"/>
          </w:rPr>
          <w:t>“</w:t>
        </w:r>
      </w:ins>
      <w:ins w:id="2634" w:author="Wei [2]" w:date="2026-05-23T17:18:30Z">
        <w:r>
          <w:rPr>
            <w:rFonts w:hint="eastAsia"/>
            <w:sz w:val="24"/>
            <w:lang w:val="en-US" w:eastAsia="zh-CN"/>
          </w:rPr>
          <w:t>村应当建立村务监督委员会或者其他形式的村务监督机构，负责村民民主理财，监督村务公开等制度的落实</w:t>
        </w:r>
      </w:ins>
      <w:ins w:id="2635" w:author="Wei [2]" w:date="2026-05-23T17:18:07Z">
        <w:r>
          <w:rPr>
            <w:rFonts w:hint="eastAsia"/>
            <w:sz w:val="24"/>
            <w:lang w:val="en-US" w:eastAsia="zh-CN"/>
          </w:rPr>
          <w:t>”</w:t>
        </w:r>
      </w:ins>
      <w:ins w:id="2636" w:author="Wei [2]" w:date="2026-05-23T17:18:41Z">
        <w:r>
          <w:rPr>
            <w:rFonts w:hint="eastAsia"/>
            <w:sz w:val="24"/>
            <w:lang w:val="en-US" w:eastAsia="zh-CN"/>
          </w:rPr>
          <w:t>，</w:t>
        </w:r>
      </w:ins>
      <w:ins w:id="2637" w:author="Wei [2]" w:date="2026-05-23T17:19:20Z">
        <w:r>
          <w:rPr>
            <w:rFonts w:hint="eastAsia"/>
            <w:sz w:val="24"/>
            <w:lang w:val="en-US" w:eastAsia="zh-CN"/>
          </w:rPr>
          <w:t>“</w:t>
        </w:r>
      </w:ins>
      <w:ins w:id="2638" w:author="Wei [2]" w:date="2026-05-23T17:19:38Z">
        <w:r>
          <w:rPr>
            <w:rFonts w:hint="eastAsia"/>
            <w:sz w:val="24"/>
            <w:lang w:val="en-US" w:eastAsia="zh-CN"/>
          </w:rPr>
          <w:t>村民委员会成员以及由村民或者村集体承担误工补贴的聘用人员，应当接受村民会议或者村民代表会议对其履行职责情况的民主评议。民主评议每年至少进行一次，由村务监督机构主持。村民委员会成员连续两次被评议不称职的，其职务终止。</w:t>
        </w:r>
      </w:ins>
      <w:ins w:id="2639" w:author="Wei [2]" w:date="2026-05-23T17:19:20Z">
        <w:r>
          <w:rPr>
            <w:rFonts w:hint="eastAsia"/>
            <w:sz w:val="24"/>
            <w:lang w:val="en-US" w:eastAsia="zh-CN"/>
          </w:rPr>
          <w:t>”</w:t>
        </w:r>
      </w:ins>
      <w:ins w:id="2640" w:author="孙程姣" w:date="2026-05-11T14:35:00Z">
        <w:del w:id="2641" w:author="Wei [2]" w:date="2026-05-23T17:19:50Z">
          <w:r>
            <w:rPr>
              <w:rFonts w:hint="eastAsia"/>
              <w:sz w:val="24"/>
            </w:rPr>
            <w:delText>三十二</w:delText>
          </w:r>
        </w:del>
      </w:ins>
      <w:del w:id="2642" w:author="Wei [2]" w:date="2026-05-23T17:19:50Z">
        <w:r>
          <w:rPr>
            <w:rFonts w:hint="eastAsia"/>
            <w:sz w:val="24"/>
          </w:rPr>
          <w:delText>32条</w:delText>
        </w:r>
      </w:del>
      <w:ins w:id="2643" w:author="孙程姣" w:date="2026-05-11T12:25:00Z">
        <w:del w:id="2644" w:author="Wei [2]" w:date="2026-05-23T17:19:50Z">
          <w:r>
            <w:rPr>
              <w:rFonts w:hint="eastAsia"/>
              <w:sz w:val="24"/>
            </w:rPr>
            <w:delText>和</w:delText>
          </w:r>
        </w:del>
      </w:ins>
      <w:ins w:id="2645" w:author="孙程姣" w:date="2026-05-11T12:25:00Z">
        <w:del w:id="2646" w:author="Wei [2]" w:date="2026-05-23T17:19:50Z">
          <w:r>
            <w:rPr>
              <w:rFonts w:hint="eastAsia"/>
              <w:color w:val="000000"/>
              <w:sz w:val="24"/>
              <w:rPrChange w:id="2647" w:author="孙程姣" w:date="2026-05-11T14:29:00Z">
                <w:rPr>
                  <w:rFonts w:hint="eastAsia"/>
                  <w:sz w:val="24"/>
                </w:rPr>
              </w:rPrChange>
            </w:rPr>
            <w:delText>第</w:delText>
          </w:r>
        </w:del>
      </w:ins>
      <w:ins w:id="2650" w:author="孙程姣" w:date="2026-05-11T14:35:00Z">
        <w:del w:id="2651" w:author="Wei [2]" w:date="2026-05-23T17:19:50Z">
          <w:r>
            <w:rPr>
              <w:rFonts w:hint="eastAsia"/>
              <w:color w:val="000000"/>
              <w:sz w:val="24"/>
            </w:rPr>
            <w:delText>三十三</w:delText>
          </w:r>
        </w:del>
      </w:ins>
      <w:ins w:id="2652" w:author="孙程姣" w:date="2026-05-11T12:25:00Z">
        <w:del w:id="2653" w:author="Wei [2]" w:date="2026-05-23T17:19:50Z">
          <w:r>
            <w:rPr>
              <w:rFonts w:hint="eastAsia"/>
              <w:color w:val="000000"/>
              <w:sz w:val="24"/>
              <w:rPrChange w:id="2654" w:author="孙程姣" w:date="2026-05-11T14:29:00Z">
                <w:rPr>
                  <w:rFonts w:hint="eastAsia"/>
                  <w:sz w:val="24"/>
                </w:rPr>
              </w:rPrChange>
            </w:rPr>
            <w:delText>条的规定</w:delText>
          </w:r>
        </w:del>
      </w:ins>
      <w:ins w:id="2657" w:author="孙程姣" w:date="2026-05-11T12:25:00Z">
        <w:del w:id="2658" w:author="Wei [2]" w:date="2026-05-23T17:19:50Z">
          <w:r>
            <w:rPr>
              <w:rFonts w:hint="eastAsia"/>
              <w:sz w:val="24"/>
            </w:rPr>
            <w:delText>，</w:delText>
          </w:r>
        </w:del>
      </w:ins>
      <w:ins w:id="2659" w:author="孙程姣" w:date="2026-05-11T12:26:00Z">
        <w:del w:id="2660" w:author="Wei [2]" w:date="2026-05-23T17:19:50Z">
          <w:r>
            <w:rPr>
              <w:rFonts w:hint="eastAsia"/>
              <w:sz w:val="24"/>
            </w:rPr>
            <w:delText>村应当建立村务监督委员会或者其他形式的村务监督机构，</w:delText>
          </w:r>
        </w:del>
      </w:ins>
      <w:del w:id="2661" w:author="Wei [2]" w:date="2026-05-23T17:19:50Z">
        <w:r>
          <w:rPr>
            <w:rFonts w:hint="eastAsia"/>
            <w:sz w:val="24"/>
          </w:rPr>
          <w:delText>明确提出，在村庄增设村务监督机构，</w:delText>
        </w:r>
      </w:del>
      <w:del w:id="2662" w:author="Wei [2]" w:date="2026-05-23T17:19:50Z">
        <w:commentRangeStart w:id="54"/>
        <w:commentRangeStart w:id="55"/>
        <w:r>
          <w:rPr>
            <w:rFonts w:hint="eastAsia"/>
            <w:sz w:val="24"/>
            <w:highlight w:val="yellow"/>
            <w:rPrChange w:id="2663" w:author="孙程姣" w:date="2026-05-11T12:22:00Z">
              <w:rPr>
                <w:rFonts w:hint="eastAsia"/>
                <w:sz w:val="24"/>
              </w:rPr>
            </w:rPrChange>
          </w:rPr>
          <w:delText>代表村民常规化监督村务运行。</w:delText>
        </w:r>
        <w:commentRangeEnd w:id="54"/>
      </w:del>
      <w:del w:id="2665" w:author="Wei [2]" w:date="2026-05-23T17:19:50Z">
        <w:r>
          <w:rPr>
            <w:rStyle w:val="16"/>
          </w:rPr>
          <w:commentReference w:id="54"/>
        </w:r>
        <w:commentRangeEnd w:id="55"/>
      </w:del>
      <w:r>
        <w:commentReference w:id="55"/>
      </w:r>
      <w:del w:id="2666" w:author="Wei [2]" w:date="2026-05-23T17:19:50Z">
        <w:r>
          <w:rPr>
            <w:rFonts w:hint="eastAsia"/>
            <w:sz w:val="24"/>
          </w:rPr>
          <w:delText>村务监督委员会，不但负责村民民主理财、</w:delText>
        </w:r>
      </w:del>
      <w:ins w:id="2667" w:author="孙程姣" w:date="2026-05-11T12:24:00Z">
        <w:del w:id="2668" w:author="Wei [2]" w:date="2026-05-23T17:19:50Z">
          <w:r>
            <w:rPr>
              <w:rFonts w:hint="eastAsia"/>
              <w:sz w:val="24"/>
            </w:rPr>
            <w:delText>监督</w:delText>
          </w:r>
        </w:del>
      </w:ins>
      <w:del w:id="2669" w:author="Wei [2]" w:date="2026-05-23T17:19:50Z">
        <w:r>
          <w:rPr>
            <w:rFonts w:hint="eastAsia"/>
            <w:sz w:val="24"/>
          </w:rPr>
          <w:delText>村务公开等制度</w:delText>
        </w:r>
      </w:del>
      <w:ins w:id="2670" w:author="孙程姣" w:date="2026-05-11T12:25:00Z">
        <w:del w:id="2671" w:author="Wei [2]" w:date="2026-05-23T17:19:50Z">
          <w:r>
            <w:rPr>
              <w:rFonts w:hint="eastAsia"/>
              <w:sz w:val="24"/>
            </w:rPr>
            <w:delText>的</w:delText>
          </w:r>
        </w:del>
      </w:ins>
      <w:del w:id="2672" w:author="Wei [2]" w:date="2026-05-23T17:19:50Z">
        <w:r>
          <w:rPr>
            <w:rFonts w:hint="eastAsia"/>
            <w:sz w:val="24"/>
          </w:rPr>
          <w:delText>落实，还负责主持召开村委会人员履职情况的民主评议会，如果村委会成员连续两次被评议不称职，其职务自行终止</w:delText>
        </w:r>
      </w:del>
      <w:del w:id="2673" w:author="Wei [2]" w:date="2026-05-23T17:20:10Z">
        <w:r>
          <w:rPr>
            <w:rFonts w:hint="eastAsia"/>
            <w:sz w:val="24"/>
          </w:rPr>
          <w:delText>。</w:delText>
        </w:r>
      </w:del>
      <w:ins w:id="2674" w:author="孙程姣" w:date="2026-05-11T12:27:00Z">
        <w:r>
          <w:rPr>
            <w:rFonts w:hint="eastAsia"/>
            <w:sz w:val="24"/>
          </w:rPr>
          <w:t>村务监督委员会</w:t>
        </w:r>
      </w:ins>
      <w:ins w:id="2675" w:author="孙程姣" w:date="2026-05-11T12:27:00Z">
        <w:commentRangeStart w:id="56"/>
        <w:r>
          <w:rPr>
            <w:rFonts w:hint="eastAsia"/>
            <w:sz w:val="24"/>
            <w:highlight w:val="yellow"/>
          </w:rPr>
          <w:t>代表村民常规化监督村务运行，</w:t>
        </w:r>
        <w:commentRangeEnd w:id="56"/>
      </w:ins>
      <w:ins w:id="2676" w:author="孙程姣" w:date="2026-05-11T12:29:00Z">
        <w:del w:id="2677" w:author="Wei [2]" w:date="2026-05-23T17:20:52Z">
          <w:r>
            <w:rPr>
              <w:rStyle w:val="16"/>
              <w:rFonts w:hint="default"/>
              <w:lang w:val="en-US"/>
            </w:rPr>
            <w:commentReference w:id="56"/>
          </w:r>
        </w:del>
      </w:ins>
      <w:ins w:id="2678" w:author="孙程姣" w:date="2026-05-11T12:27:00Z">
        <w:del w:id="2679" w:author="Wei [2]" w:date="2026-05-23T17:20:52Z">
          <w:r>
            <w:rPr>
              <w:rFonts w:hint="default"/>
              <w:sz w:val="24"/>
              <w:highlight w:val="none"/>
              <w:rPrChange w:id="2680" w:author="Wei [2]" w:date="2026-05-23T17:21:00Z">
                <w:rPr>
                  <w:rFonts w:hint="eastAsia"/>
                  <w:sz w:val="24"/>
                  <w:highlight w:val="yellow"/>
                </w:rPr>
              </w:rPrChange>
            </w:rPr>
            <w:delText>村</w:delText>
          </w:r>
        </w:del>
      </w:ins>
      <w:del w:id="2683" w:author="Wei [2]" w:date="2026-05-23T17:20:52Z">
        <w:r>
          <w:rPr>
            <w:rFonts w:hint="default"/>
            <w:sz w:val="24"/>
            <w:lang w:val="en-US"/>
            <w:rPrChange w:id="2684" w:author="Wei [2]" w:date="2026-05-23T17:21:00Z">
              <w:rPr>
                <w:rFonts w:hint="default"/>
                <w:sz w:val="24"/>
                <w:lang w:val="en-US"/>
              </w:rPr>
            </w:rPrChange>
          </w:rPr>
          <w:delText>村民监督制度的完善和激活，</w:delText>
        </w:r>
      </w:del>
      <w:ins w:id="2686" w:author="Wei [2]" w:date="2026-05-23T17:20:53Z">
        <w:r>
          <w:rPr>
            <w:rStyle w:val="16"/>
            <w:rFonts w:hint="eastAsia"/>
            <w:sz w:val="24"/>
            <w:szCs w:val="24"/>
            <w:lang w:val="en-US" w:eastAsia="zh-CN"/>
            <w:rPrChange w:id="2687" w:author="Wei [2]" w:date="2026-05-23T17:21:00Z">
              <w:rPr>
                <w:rStyle w:val="16"/>
                <w:rFonts w:hint="eastAsia"/>
                <w:lang w:val="en-US" w:eastAsia="zh-CN"/>
              </w:rPr>
            </w:rPrChange>
          </w:rPr>
          <w:t>一定</w:t>
        </w:r>
      </w:ins>
      <w:ins w:id="2689" w:author="Wei [2]" w:date="2026-05-23T17:20:54Z">
        <w:r>
          <w:rPr>
            <w:rStyle w:val="16"/>
            <w:rFonts w:hint="eastAsia"/>
            <w:sz w:val="24"/>
            <w:szCs w:val="24"/>
            <w:lang w:val="en-US" w:eastAsia="zh-CN"/>
            <w:rPrChange w:id="2690" w:author="Wei [2]" w:date="2026-05-23T17:21:00Z">
              <w:rPr>
                <w:rStyle w:val="16"/>
                <w:rFonts w:hint="eastAsia"/>
                <w:lang w:val="en-US" w:eastAsia="zh-CN"/>
              </w:rPr>
            </w:rPrChange>
          </w:rPr>
          <w:t>程度</w:t>
        </w:r>
      </w:ins>
      <w:r>
        <w:rPr>
          <w:rFonts w:hint="eastAsia"/>
          <w:sz w:val="24"/>
        </w:rPr>
        <w:t>化解了之前村庄派系竞争无序、社会力量干扰民主进程的难题</w:t>
      </w:r>
      <w:del w:id="2692" w:author="Wei [2]" w:date="2026-05-23T17:21:49Z">
        <w:r>
          <w:rPr>
            <w:rFonts w:hint="eastAsia"/>
            <w:sz w:val="24"/>
          </w:rPr>
          <w:delText>。</w:delText>
        </w:r>
      </w:del>
      <w:del w:id="2693" w:author="Wei [2]" w:date="2026-05-23T17:21:49Z">
        <w:commentRangeStart w:id="57"/>
        <w:commentRangeStart w:id="58"/>
        <w:r>
          <w:rPr>
            <w:rFonts w:hint="eastAsia"/>
            <w:sz w:val="24"/>
            <w:highlight w:val="yellow"/>
            <w:rPrChange w:id="2694" w:author="孙程姣" w:date="2026-05-11T12:28:00Z">
              <w:rPr>
                <w:rFonts w:hint="eastAsia"/>
                <w:sz w:val="24"/>
              </w:rPr>
            </w:rPrChange>
          </w:rPr>
          <w:delText>浙江</w:delText>
        </w:r>
      </w:del>
      <w:ins w:id="2696" w:author="孙程姣" w:date="2026-05-11T12:27:00Z">
        <w:del w:id="2697" w:author="Wei [2]" w:date="2026-05-23T17:21:49Z">
          <w:r>
            <w:rPr>
              <w:rFonts w:hint="eastAsia"/>
              <w:sz w:val="24"/>
              <w:highlight w:val="yellow"/>
              <w:rPrChange w:id="2698" w:author="孙程姣" w:date="2026-05-11T12:28:00Z">
                <w:rPr>
                  <w:rFonts w:hint="eastAsia"/>
                  <w:sz w:val="24"/>
                </w:rPr>
              </w:rPrChange>
            </w:rPr>
            <w:delText>“</w:delText>
          </w:r>
        </w:del>
      </w:ins>
      <w:del w:id="2701" w:author="Wei [2]" w:date="2026-05-23T17:21:49Z">
        <w:r>
          <w:rPr>
            <w:sz w:val="24"/>
            <w:highlight w:val="yellow"/>
            <w:rPrChange w:id="2702" w:author="孙程姣" w:date="2026-05-11T12:28:00Z">
              <w:rPr>
                <w:sz w:val="24"/>
              </w:rPr>
            </w:rPrChange>
          </w:rPr>
          <w:delText>N</w:delText>
        </w:r>
      </w:del>
      <w:del w:id="2704" w:author="Wei [2]" w:date="2026-05-23T17:21:49Z">
        <w:r>
          <w:rPr>
            <w:rFonts w:hint="eastAsia"/>
            <w:sz w:val="24"/>
            <w:highlight w:val="yellow"/>
            <w:rPrChange w:id="2705" w:author="孙程姣" w:date="2026-05-11T12:28:00Z">
              <w:rPr>
                <w:rFonts w:hint="eastAsia"/>
                <w:sz w:val="24"/>
              </w:rPr>
            </w:rPrChange>
          </w:rPr>
          <w:delText>县</w:delText>
        </w:r>
      </w:del>
      <w:ins w:id="2707" w:author="Wei" w:date="2025-05-22T21:26:00Z">
        <w:del w:id="2708" w:author="Wei [2]" w:date="2026-05-23T17:21:49Z">
          <w:r>
            <w:rPr>
              <w:rFonts w:hint="eastAsia"/>
              <w:sz w:val="24"/>
              <w:highlight w:val="yellow"/>
              <w:rPrChange w:id="2709" w:author="孙程姣" w:date="2026-05-11T12:28:00Z">
                <w:rPr>
                  <w:rFonts w:hint="eastAsia"/>
                  <w:sz w:val="24"/>
                </w:rPr>
              </w:rPrChange>
            </w:rPr>
            <w:delText>宁海</w:delText>
          </w:r>
        </w:del>
      </w:ins>
      <w:del w:id="2712" w:author="Wei [2]" w:date="2026-05-23T17:21:49Z">
        <w:r>
          <w:rPr>
            <w:sz w:val="24"/>
            <w:highlight w:val="yellow"/>
            <w:rPrChange w:id="2713" w:author="孙程姣" w:date="2026-05-11T12:28:00Z">
              <w:rPr>
                <w:sz w:val="24"/>
              </w:rPr>
            </w:rPrChange>
          </w:rPr>
          <w:delText>36</w:delText>
        </w:r>
      </w:del>
      <w:del w:id="2715" w:author="Wei [2]" w:date="2026-05-23T17:21:49Z">
        <w:r>
          <w:rPr>
            <w:rFonts w:hint="eastAsia"/>
            <w:sz w:val="24"/>
            <w:highlight w:val="yellow"/>
            <w:rPrChange w:id="2716" w:author="孙程姣" w:date="2026-05-11T12:28:00Z">
              <w:rPr>
                <w:rFonts w:hint="eastAsia"/>
                <w:sz w:val="24"/>
              </w:rPr>
            </w:rPrChange>
          </w:rPr>
          <w:delText>条</w:delText>
        </w:r>
      </w:del>
      <w:ins w:id="2718" w:author="孙程姣" w:date="2026-05-11T12:27:00Z">
        <w:del w:id="2719" w:author="Wei [2]" w:date="2026-05-23T17:21:49Z">
          <w:r>
            <w:rPr>
              <w:rFonts w:hint="eastAsia"/>
              <w:sz w:val="24"/>
              <w:highlight w:val="yellow"/>
              <w:rPrChange w:id="2720" w:author="孙程姣" w:date="2026-05-11T12:28:00Z">
                <w:rPr>
                  <w:rFonts w:hint="eastAsia"/>
                  <w:sz w:val="24"/>
                </w:rPr>
              </w:rPrChange>
            </w:rPr>
            <w:delText>”</w:delText>
          </w:r>
        </w:del>
      </w:ins>
      <w:del w:id="2723" w:author="Wei [2]" w:date="2026-05-23T17:21:49Z">
        <w:r>
          <w:rPr>
            <w:rFonts w:hint="eastAsia"/>
            <w:sz w:val="24"/>
            <w:highlight w:val="yellow"/>
            <w:rPrChange w:id="2724" w:author="孙程姣" w:date="2026-05-11T12:28:00Z">
              <w:rPr>
                <w:rFonts w:hint="eastAsia"/>
                <w:sz w:val="24"/>
              </w:rPr>
            </w:rPrChange>
          </w:rPr>
          <w:delText>的农村小微权力清单制度，进一步细化了村务监督的内容和实现形式</w:delText>
        </w:r>
      </w:del>
      <w:del w:id="2726" w:author="Wei [2]" w:date="2026-05-23T17:21:49Z">
        <w:r>
          <w:rPr>
            <w:rFonts w:hint="eastAsia"/>
            <w:sz w:val="24"/>
            <w:highlight w:val="yellow"/>
            <w:rPrChange w:id="2727" w:author="孙程姣" w:date="2026-05-11T12:28:00Z">
              <w:rPr>
                <w:rFonts w:hint="eastAsia"/>
                <w:sz w:val="24"/>
              </w:rPr>
            </w:rPrChange>
          </w:rPr>
          <w:delText>，</w:delText>
        </w:r>
      </w:del>
      <w:ins w:id="2729" w:author="Wei [2]" w:date="2026-05-23T17:21:49Z">
        <w:r>
          <w:rPr>
            <w:rFonts w:hint="eastAsia"/>
            <w:sz w:val="24"/>
            <w:lang w:eastAsia="zh-CN"/>
          </w:rPr>
          <w:t>。</w:t>
        </w:r>
      </w:ins>
      <w:ins w:id="2730" w:author="Wei [2]" w:date="2026-05-23T17:21:56Z">
        <w:r>
          <w:rPr>
            <w:rFonts w:hint="eastAsia"/>
            <w:sz w:val="24"/>
            <w:lang w:val="en-US" w:eastAsia="zh-CN"/>
          </w:rPr>
          <w:t>县乡</w:t>
        </w:r>
      </w:ins>
      <w:ins w:id="2731" w:author="Wei [2]" w:date="2026-05-23T17:21:57Z">
        <w:r>
          <w:rPr>
            <w:rFonts w:hint="eastAsia"/>
            <w:sz w:val="24"/>
            <w:lang w:val="en-US" w:eastAsia="zh-CN"/>
          </w:rPr>
          <w:t>纪委</w:t>
        </w:r>
      </w:ins>
      <w:ins w:id="2732" w:author="Wei [2]" w:date="2026-05-23T17:22:14Z">
        <w:r>
          <w:rPr>
            <w:rFonts w:hint="eastAsia"/>
            <w:sz w:val="24"/>
            <w:lang w:val="en-US" w:eastAsia="zh-CN"/>
          </w:rPr>
          <w:t>和</w:t>
        </w:r>
      </w:ins>
      <w:ins w:id="2733" w:author="Wei [2]" w:date="2026-05-23T17:22:17Z">
        <w:r>
          <w:rPr>
            <w:rFonts w:hint="eastAsia"/>
            <w:sz w:val="24"/>
            <w:lang w:val="en-US" w:eastAsia="zh-CN"/>
          </w:rPr>
          <w:t>监察</w:t>
        </w:r>
      </w:ins>
      <w:ins w:id="2734" w:author="Wei [2]" w:date="2026-05-23T17:21:58Z">
        <w:r>
          <w:rPr>
            <w:rFonts w:hint="eastAsia"/>
            <w:sz w:val="24"/>
            <w:lang w:val="en-US" w:eastAsia="zh-CN"/>
          </w:rPr>
          <w:t>部门</w:t>
        </w:r>
      </w:ins>
      <w:ins w:id="2735" w:author="Wei [2]" w:date="2026-05-23T17:22:02Z">
        <w:r>
          <w:rPr>
            <w:rFonts w:hint="eastAsia"/>
            <w:sz w:val="24"/>
            <w:lang w:val="en-US" w:eastAsia="zh-CN"/>
          </w:rPr>
          <w:t>加强对</w:t>
        </w:r>
      </w:ins>
      <w:ins w:id="2736" w:author="Wei [2]" w:date="2026-05-23T17:22:28Z">
        <w:r>
          <w:rPr>
            <w:rFonts w:hint="eastAsia"/>
            <w:sz w:val="24"/>
            <w:lang w:val="en-US" w:eastAsia="zh-CN"/>
          </w:rPr>
          <w:t>公职</w:t>
        </w:r>
      </w:ins>
      <w:ins w:id="2737" w:author="Wei [2]" w:date="2026-05-23T17:22:29Z">
        <w:r>
          <w:rPr>
            <w:rFonts w:hint="eastAsia"/>
            <w:sz w:val="24"/>
            <w:lang w:val="en-US" w:eastAsia="zh-CN"/>
          </w:rPr>
          <w:t>人员</w:t>
        </w:r>
      </w:ins>
      <w:ins w:id="2738" w:author="Wei [2]" w:date="2026-05-23T17:22:30Z">
        <w:r>
          <w:rPr>
            <w:rFonts w:hint="eastAsia"/>
            <w:sz w:val="24"/>
            <w:lang w:val="en-US" w:eastAsia="zh-CN"/>
          </w:rPr>
          <w:t>和</w:t>
        </w:r>
      </w:ins>
      <w:ins w:id="2739" w:author="Wei [2]" w:date="2026-05-23T17:22:32Z">
        <w:r>
          <w:rPr>
            <w:rFonts w:hint="eastAsia"/>
            <w:sz w:val="24"/>
            <w:lang w:val="en-US" w:eastAsia="zh-CN"/>
          </w:rPr>
          <w:t>村干部</w:t>
        </w:r>
      </w:ins>
      <w:ins w:id="2740" w:author="Wei [2]" w:date="2026-05-23T17:22:36Z">
        <w:r>
          <w:rPr>
            <w:rFonts w:hint="eastAsia"/>
            <w:sz w:val="24"/>
            <w:lang w:val="en-US" w:eastAsia="zh-CN"/>
          </w:rPr>
          <w:t>群体的</w:t>
        </w:r>
      </w:ins>
      <w:ins w:id="2741" w:author="Wei [2]" w:date="2026-05-23T17:22:38Z">
        <w:r>
          <w:rPr>
            <w:rFonts w:hint="eastAsia"/>
            <w:sz w:val="24"/>
            <w:lang w:val="en-US" w:eastAsia="zh-CN"/>
          </w:rPr>
          <w:t>权力</w:t>
        </w:r>
      </w:ins>
      <w:ins w:id="2742" w:author="Wei [2]" w:date="2026-05-23T17:22:39Z">
        <w:r>
          <w:rPr>
            <w:rFonts w:hint="eastAsia"/>
            <w:sz w:val="24"/>
            <w:lang w:val="en-US" w:eastAsia="zh-CN"/>
          </w:rPr>
          <w:t>监督，</w:t>
        </w:r>
      </w:ins>
      <w:ins w:id="2743" w:author="Wei [2]" w:date="2026-05-23T17:22:42Z">
        <w:r>
          <w:rPr>
            <w:rFonts w:hint="eastAsia"/>
            <w:sz w:val="24"/>
            <w:lang w:val="en-US" w:eastAsia="zh-CN"/>
          </w:rPr>
          <w:t>并</w:t>
        </w:r>
      </w:ins>
      <w:ins w:id="2744" w:author="Wei [2]" w:date="2026-05-23T17:22:44Z">
        <w:r>
          <w:rPr>
            <w:rFonts w:hint="eastAsia"/>
            <w:sz w:val="24"/>
            <w:lang w:val="en-US" w:eastAsia="zh-CN"/>
          </w:rPr>
          <w:t>通过</w:t>
        </w:r>
      </w:ins>
      <w:ins w:id="2745" w:author="Wei [2]" w:date="2026-05-23T17:23:27Z">
        <w:r>
          <w:rPr>
            <w:rFonts w:hint="eastAsia"/>
            <w:sz w:val="24"/>
            <w:lang w:val="en-US" w:eastAsia="zh-CN"/>
          </w:rPr>
          <w:t>考察</w:t>
        </w:r>
      </w:ins>
      <w:ins w:id="2746" w:author="Wei [2]" w:date="2026-05-23T17:23:29Z">
        <w:r>
          <w:rPr>
            <w:rFonts w:hint="eastAsia"/>
            <w:sz w:val="24"/>
            <w:lang w:val="en-US" w:eastAsia="zh-CN"/>
          </w:rPr>
          <w:t>公示</w:t>
        </w:r>
      </w:ins>
      <w:ins w:id="2747" w:author="Wei [2]" w:date="2026-05-23T17:23:30Z">
        <w:r>
          <w:rPr>
            <w:rFonts w:hint="eastAsia"/>
            <w:sz w:val="24"/>
            <w:lang w:val="en-US" w:eastAsia="zh-CN"/>
          </w:rPr>
          <w:t>公开</w:t>
        </w:r>
      </w:ins>
      <w:ins w:id="2748" w:author="Wei [2]" w:date="2026-05-23T17:23:31Z">
        <w:r>
          <w:rPr>
            <w:rFonts w:hint="eastAsia"/>
            <w:sz w:val="24"/>
            <w:lang w:val="en-US" w:eastAsia="zh-CN"/>
          </w:rPr>
          <w:t>制度</w:t>
        </w:r>
      </w:ins>
      <w:ins w:id="2749" w:author="Wei [2]" w:date="2026-05-23T17:23:32Z">
        <w:r>
          <w:rPr>
            <w:rFonts w:hint="eastAsia"/>
            <w:sz w:val="24"/>
            <w:lang w:val="en-US" w:eastAsia="zh-CN"/>
          </w:rPr>
          <w:t>落实</w:t>
        </w:r>
      </w:ins>
      <w:ins w:id="2750" w:author="Wei [2]" w:date="2026-05-23T17:23:33Z">
        <w:r>
          <w:rPr>
            <w:rFonts w:hint="eastAsia"/>
            <w:sz w:val="24"/>
            <w:lang w:val="en-US" w:eastAsia="zh-CN"/>
          </w:rPr>
          <w:t>情况、</w:t>
        </w:r>
      </w:ins>
      <w:ins w:id="2751" w:author="Wei [2]" w:date="2026-05-23T17:23:35Z">
        <w:r>
          <w:rPr>
            <w:rFonts w:hint="eastAsia"/>
            <w:sz w:val="24"/>
            <w:lang w:val="en-US" w:eastAsia="zh-CN"/>
          </w:rPr>
          <w:t>村民监督</w:t>
        </w:r>
      </w:ins>
      <w:ins w:id="2752" w:author="Wei [2]" w:date="2026-05-23T17:23:36Z">
        <w:r>
          <w:rPr>
            <w:rFonts w:hint="eastAsia"/>
            <w:sz w:val="24"/>
            <w:lang w:val="en-US" w:eastAsia="zh-CN"/>
          </w:rPr>
          <w:t>委员会</w:t>
        </w:r>
      </w:ins>
      <w:ins w:id="2753" w:author="Wei [2]" w:date="2026-05-23T17:23:38Z">
        <w:r>
          <w:rPr>
            <w:rFonts w:hint="eastAsia"/>
            <w:sz w:val="24"/>
            <w:lang w:val="en-US" w:eastAsia="zh-CN"/>
          </w:rPr>
          <w:t>工作</w:t>
        </w:r>
      </w:ins>
      <w:ins w:id="2754" w:author="Wei [2]" w:date="2026-05-23T17:23:39Z">
        <w:r>
          <w:rPr>
            <w:rFonts w:hint="eastAsia"/>
            <w:sz w:val="24"/>
            <w:lang w:val="en-US" w:eastAsia="zh-CN"/>
          </w:rPr>
          <w:t>情况，</w:t>
        </w:r>
      </w:ins>
      <w:del w:id="2755" w:author="Wei [2]" w:date="2026-05-23T17:23:48Z">
        <w:r>
          <w:rPr>
            <w:rFonts w:hint="eastAsia"/>
            <w:sz w:val="24"/>
            <w:highlight w:val="yellow"/>
            <w:rPrChange w:id="2756" w:author="孙程姣" w:date="2026-05-11T12:28:00Z">
              <w:rPr>
                <w:rFonts w:hint="eastAsia"/>
                <w:sz w:val="24"/>
              </w:rPr>
            </w:rPrChange>
          </w:rPr>
          <w:delText>在</w:delText>
        </w:r>
      </w:del>
      <w:del w:id="2758" w:author="Wei [2]" w:date="2026-05-23T17:23:48Z">
        <w:r>
          <w:rPr>
            <w:rFonts w:hint="eastAsia"/>
            <w:sz w:val="24"/>
            <w:highlight w:val="yellow"/>
            <w:rPrChange w:id="2759" w:author="孙程姣" w:date="2026-05-11T12:28:00Z">
              <w:rPr>
                <w:rFonts w:hint="eastAsia"/>
                <w:sz w:val="24"/>
              </w:rPr>
            </w:rPrChange>
          </w:rPr>
          <w:delText>实</w:delText>
        </w:r>
      </w:del>
      <w:del w:id="2761" w:author="Wei [2]" w:date="2026-05-23T17:23:48Z">
        <w:r>
          <w:rPr>
            <w:rFonts w:hint="eastAsia"/>
            <w:sz w:val="24"/>
            <w:highlight w:val="yellow"/>
            <w:rPrChange w:id="2762" w:author="孙程姣" w:date="2026-05-11T12:28:00Z">
              <w:rPr>
                <w:rFonts w:hint="eastAsia"/>
                <w:sz w:val="24"/>
              </w:rPr>
            </w:rPrChange>
          </w:rPr>
          <w:delText>践</w:delText>
        </w:r>
      </w:del>
      <w:del w:id="2764" w:author="Wei [2]" w:date="2026-05-23T17:23:49Z">
        <w:r>
          <w:rPr>
            <w:rFonts w:hint="eastAsia"/>
            <w:sz w:val="24"/>
            <w:highlight w:val="yellow"/>
            <w:rPrChange w:id="2765" w:author="孙程姣" w:date="2026-05-11T12:28:00Z">
              <w:rPr>
                <w:rFonts w:hint="eastAsia"/>
                <w:sz w:val="24"/>
              </w:rPr>
            </w:rPrChange>
          </w:rPr>
          <w:delText>中</w:delText>
        </w:r>
      </w:del>
      <w:del w:id="2767" w:author="Wei [2]" w:date="2026-05-23T17:23:49Z">
        <w:r>
          <w:rPr>
            <w:rFonts w:hint="eastAsia"/>
            <w:sz w:val="24"/>
            <w:highlight w:val="yellow"/>
            <w:rPrChange w:id="2768" w:author="孙程姣" w:date="2026-05-11T12:28:00Z">
              <w:rPr>
                <w:rFonts w:hint="eastAsia"/>
                <w:sz w:val="24"/>
              </w:rPr>
            </w:rPrChange>
          </w:rPr>
          <w:delText>有</w:delText>
        </w:r>
      </w:del>
      <w:del w:id="2770" w:author="Wei [2]" w:date="2026-05-23T17:23:49Z">
        <w:r>
          <w:rPr>
            <w:rFonts w:hint="eastAsia"/>
            <w:sz w:val="24"/>
            <w:highlight w:val="yellow"/>
            <w:rPrChange w:id="2771" w:author="孙程姣" w:date="2026-05-11T12:28:00Z">
              <w:rPr>
                <w:rFonts w:hint="eastAsia"/>
                <w:sz w:val="24"/>
              </w:rPr>
            </w:rPrChange>
          </w:rPr>
          <w:delText>力</w:delText>
        </w:r>
      </w:del>
      <w:del w:id="2773" w:author="Wei [2]" w:date="2026-05-23T17:23:49Z">
        <w:r>
          <w:rPr>
            <w:rFonts w:hint="eastAsia"/>
            <w:sz w:val="24"/>
            <w:highlight w:val="yellow"/>
            <w:rPrChange w:id="2774" w:author="孙程姣" w:date="2026-05-11T12:28:00Z">
              <w:rPr>
                <w:rFonts w:hint="eastAsia"/>
                <w:sz w:val="24"/>
              </w:rPr>
            </w:rPrChange>
          </w:rPr>
          <w:delText>激</w:delText>
        </w:r>
      </w:del>
      <w:del w:id="2776" w:author="Wei [2]" w:date="2026-05-23T17:23:49Z">
        <w:r>
          <w:rPr>
            <w:rFonts w:hint="eastAsia"/>
            <w:sz w:val="24"/>
            <w:highlight w:val="yellow"/>
            <w:rPrChange w:id="2777" w:author="孙程姣" w:date="2026-05-11T12:28:00Z">
              <w:rPr>
                <w:rFonts w:hint="eastAsia"/>
                <w:sz w:val="24"/>
              </w:rPr>
            </w:rPrChange>
          </w:rPr>
          <w:delText>活</w:delText>
        </w:r>
      </w:del>
      <w:del w:id="2779" w:author="Wei [2]" w:date="2026-05-23T17:23:49Z">
        <w:r>
          <w:rPr>
            <w:rFonts w:hint="eastAsia"/>
            <w:sz w:val="24"/>
            <w:highlight w:val="yellow"/>
            <w:rPrChange w:id="2780" w:author="孙程姣" w:date="2026-05-11T12:28:00Z">
              <w:rPr>
                <w:rFonts w:hint="eastAsia"/>
                <w:sz w:val="24"/>
              </w:rPr>
            </w:rPrChange>
          </w:rPr>
          <w:delText>了</w:delText>
        </w:r>
      </w:del>
      <w:ins w:id="2782" w:author="Wei [2]" w:date="2026-05-23T17:23:58Z">
        <w:r>
          <w:rPr>
            <w:rFonts w:hint="eastAsia"/>
            <w:sz w:val="24"/>
            <w:highlight w:val="yellow"/>
            <w:lang w:val="en-US" w:eastAsia="zh-CN"/>
          </w:rPr>
          <w:t>完善</w:t>
        </w:r>
      </w:ins>
      <w:ins w:id="2783" w:author="Wei [2]" w:date="2026-05-23T17:24:01Z">
        <w:r>
          <w:rPr>
            <w:rFonts w:hint="eastAsia"/>
            <w:sz w:val="24"/>
            <w:highlight w:val="yellow"/>
            <w:lang w:val="en-US" w:eastAsia="zh-CN"/>
          </w:rPr>
          <w:t>村级</w:t>
        </w:r>
      </w:ins>
      <w:ins w:id="2784" w:author="Wei [2]" w:date="2026-05-23T17:24:03Z">
        <w:r>
          <w:rPr>
            <w:rFonts w:hint="eastAsia"/>
            <w:sz w:val="24"/>
            <w:highlight w:val="yellow"/>
            <w:lang w:val="en-US" w:eastAsia="zh-CN"/>
          </w:rPr>
          <w:t>民主</w:t>
        </w:r>
      </w:ins>
      <w:ins w:id="2785" w:author="Wei [2]" w:date="2026-05-23T17:24:04Z">
        <w:r>
          <w:rPr>
            <w:rFonts w:hint="eastAsia"/>
            <w:sz w:val="24"/>
            <w:highlight w:val="yellow"/>
            <w:lang w:val="en-US" w:eastAsia="zh-CN"/>
          </w:rPr>
          <w:t>监督制度</w:t>
        </w:r>
      </w:ins>
      <w:ins w:id="2786" w:author="Wei [2]" w:date="2026-05-23T17:24:06Z">
        <w:r>
          <w:rPr>
            <w:rFonts w:hint="eastAsia"/>
            <w:sz w:val="24"/>
            <w:highlight w:val="yellow"/>
            <w:lang w:val="en-US" w:eastAsia="zh-CN"/>
          </w:rPr>
          <w:t>，</w:t>
        </w:r>
      </w:ins>
      <w:ins w:id="2787" w:author="Wei [2]" w:date="2026-05-23T17:24:07Z">
        <w:r>
          <w:rPr>
            <w:rFonts w:hint="eastAsia"/>
            <w:sz w:val="24"/>
            <w:highlight w:val="yellow"/>
            <w:lang w:val="en-US" w:eastAsia="zh-CN"/>
          </w:rPr>
          <w:t>激活</w:t>
        </w:r>
      </w:ins>
      <w:ins w:id="2788" w:author="Wei [2]" w:date="2026-05-23T17:24:09Z">
        <w:r>
          <w:rPr>
            <w:rFonts w:hint="eastAsia"/>
            <w:sz w:val="24"/>
            <w:highlight w:val="yellow"/>
            <w:lang w:val="en-US" w:eastAsia="zh-CN"/>
          </w:rPr>
          <w:t>社会</w:t>
        </w:r>
      </w:ins>
      <w:del w:id="2789" w:author="Wei [2]" w:date="2026-05-23T17:24:10Z">
        <w:r>
          <w:rPr>
            <w:rFonts w:hint="eastAsia"/>
            <w:sz w:val="24"/>
            <w:highlight w:val="yellow"/>
            <w:rPrChange w:id="2790" w:author="孙程姣" w:date="2026-05-11T12:28:00Z">
              <w:rPr>
                <w:rFonts w:hint="eastAsia"/>
                <w:sz w:val="24"/>
              </w:rPr>
            </w:rPrChange>
          </w:rPr>
          <w:delText>人</w:delText>
        </w:r>
      </w:del>
      <w:del w:id="2792" w:author="Wei [2]" w:date="2026-05-23T17:24:10Z">
        <w:r>
          <w:rPr>
            <w:rFonts w:hint="eastAsia"/>
            <w:sz w:val="24"/>
            <w:highlight w:val="yellow"/>
            <w:rPrChange w:id="2793" w:author="孙程姣" w:date="2026-05-11T12:28:00Z">
              <w:rPr>
                <w:rFonts w:hint="eastAsia"/>
                <w:sz w:val="24"/>
              </w:rPr>
            </w:rPrChange>
          </w:rPr>
          <w:delText>民</w:delText>
        </w:r>
      </w:del>
      <w:r>
        <w:rPr>
          <w:rFonts w:hint="eastAsia"/>
          <w:sz w:val="24"/>
          <w:highlight w:val="yellow"/>
          <w:rPrChange w:id="2795" w:author="孙程姣" w:date="2026-05-11T12:28:00Z">
            <w:rPr>
              <w:rFonts w:hint="eastAsia"/>
              <w:sz w:val="24"/>
            </w:rPr>
          </w:rPrChange>
        </w:rPr>
        <w:t>监督</w:t>
      </w:r>
      <w:ins w:id="2796" w:author="Wei [2]" w:date="2026-05-23T17:24:16Z">
        <w:r>
          <w:rPr>
            <w:rFonts w:hint="eastAsia"/>
            <w:sz w:val="24"/>
            <w:highlight w:val="yellow"/>
            <w:lang w:val="en-US" w:eastAsia="zh-CN"/>
          </w:rPr>
          <w:t>参与</w:t>
        </w:r>
      </w:ins>
      <w:del w:id="2797" w:author="Wei [2]" w:date="2026-05-23T17:24:12Z">
        <w:r>
          <w:rPr>
            <w:rFonts w:hint="eastAsia"/>
            <w:sz w:val="24"/>
            <w:highlight w:val="yellow"/>
            <w:rPrChange w:id="2798" w:author="孙程姣" w:date="2026-05-11T12:28:00Z">
              <w:rPr>
                <w:rFonts w:hint="eastAsia"/>
                <w:sz w:val="24"/>
              </w:rPr>
            </w:rPrChange>
          </w:rPr>
          <w:delText>力</w:delText>
        </w:r>
      </w:del>
      <w:del w:id="2800" w:author="Wei [2]" w:date="2026-05-23T17:24:12Z">
        <w:r>
          <w:rPr>
            <w:rFonts w:hint="eastAsia"/>
            <w:sz w:val="24"/>
            <w:highlight w:val="yellow"/>
            <w:rPrChange w:id="2801" w:author="孙程姣" w:date="2026-05-11T12:28:00Z">
              <w:rPr>
                <w:rFonts w:hint="eastAsia"/>
                <w:sz w:val="24"/>
              </w:rPr>
            </w:rPrChange>
          </w:rPr>
          <w:delText>量</w:delText>
        </w:r>
      </w:del>
      <w:r>
        <w:rPr>
          <w:rFonts w:hint="eastAsia"/>
          <w:sz w:val="24"/>
          <w:highlight w:val="yellow"/>
          <w:rPrChange w:id="2803" w:author="孙程姣" w:date="2026-05-11T12:28:00Z">
            <w:rPr>
              <w:rFonts w:hint="eastAsia"/>
              <w:sz w:val="24"/>
            </w:rPr>
          </w:rPrChange>
        </w:rPr>
        <w:t>，推动</w:t>
      </w:r>
      <w:del w:id="2804" w:author="Wei [2]" w:date="2026-05-23T17:24:19Z">
        <w:r>
          <w:rPr>
            <w:rFonts w:hint="eastAsia"/>
            <w:sz w:val="24"/>
            <w:highlight w:val="yellow"/>
            <w:rPrChange w:id="2805" w:author="孙程姣" w:date="2026-05-11T12:28:00Z">
              <w:rPr>
                <w:rFonts w:hint="eastAsia"/>
                <w:sz w:val="24"/>
              </w:rPr>
            </w:rPrChange>
          </w:rPr>
          <w:delText>了</w:delText>
        </w:r>
      </w:del>
      <w:ins w:id="2807" w:author="Wei [2]" w:date="2026-05-23T17:24:22Z">
        <w:r>
          <w:rPr>
            <w:rFonts w:hint="eastAsia"/>
            <w:sz w:val="24"/>
            <w:highlight w:val="yellow"/>
            <w:lang w:val="en-US" w:eastAsia="zh-CN"/>
          </w:rPr>
          <w:t>村级</w:t>
        </w:r>
      </w:ins>
      <w:del w:id="2808" w:author="Wei [2]" w:date="2026-05-23T17:24:20Z">
        <w:r>
          <w:rPr>
            <w:rFonts w:hint="eastAsia"/>
            <w:sz w:val="24"/>
            <w:highlight w:val="yellow"/>
            <w:rPrChange w:id="2809" w:author="孙程姣" w:date="2026-05-11T12:28:00Z">
              <w:rPr>
                <w:rFonts w:hint="eastAsia"/>
                <w:sz w:val="24"/>
              </w:rPr>
            </w:rPrChange>
          </w:rPr>
          <w:delText>基</w:delText>
        </w:r>
      </w:del>
      <w:del w:id="2811" w:author="Wei [2]" w:date="2026-05-23T17:24:20Z">
        <w:r>
          <w:rPr>
            <w:rFonts w:hint="eastAsia"/>
            <w:sz w:val="24"/>
            <w:highlight w:val="yellow"/>
            <w:rPrChange w:id="2812" w:author="孙程姣" w:date="2026-05-11T12:28:00Z">
              <w:rPr>
                <w:rFonts w:hint="eastAsia"/>
                <w:sz w:val="24"/>
              </w:rPr>
            </w:rPrChange>
          </w:rPr>
          <w:delText>层</w:delText>
        </w:r>
      </w:del>
      <w:r>
        <w:rPr>
          <w:rFonts w:hint="eastAsia"/>
          <w:sz w:val="24"/>
          <w:highlight w:val="yellow"/>
          <w:rPrChange w:id="2814" w:author="孙程姣" w:date="2026-05-11T12:28:00Z">
            <w:rPr>
              <w:rFonts w:hint="eastAsia"/>
              <w:sz w:val="24"/>
            </w:rPr>
          </w:rPrChange>
        </w:rPr>
        <w:t>权力</w:t>
      </w:r>
      <w:del w:id="2815" w:author="Wei [2]" w:date="2026-05-23T17:24:24Z">
        <w:r>
          <w:rPr>
            <w:rFonts w:hint="eastAsia"/>
            <w:sz w:val="24"/>
            <w:highlight w:val="yellow"/>
            <w:rPrChange w:id="2816" w:author="孙程姣" w:date="2026-05-11T12:28:00Z">
              <w:rPr>
                <w:rFonts w:hint="eastAsia"/>
                <w:sz w:val="24"/>
              </w:rPr>
            </w:rPrChange>
          </w:rPr>
          <w:delText>的</w:delText>
        </w:r>
      </w:del>
      <w:r>
        <w:rPr>
          <w:rFonts w:hint="eastAsia"/>
          <w:sz w:val="24"/>
          <w:highlight w:val="yellow"/>
          <w:rPrChange w:id="2818" w:author="孙程姣" w:date="2026-05-11T12:28:00Z">
            <w:rPr>
              <w:rFonts w:hint="eastAsia"/>
              <w:sz w:val="24"/>
            </w:rPr>
          </w:rPrChange>
        </w:rPr>
        <w:t>民主化运行。</w:t>
      </w:r>
      <w:commentRangeEnd w:id="57"/>
      <w:r>
        <w:rPr>
          <w:rStyle w:val="16"/>
        </w:rPr>
        <w:commentReference w:id="57"/>
      </w:r>
      <w:commentRangeEnd w:id="58"/>
      <w:r>
        <w:commentReference w:id="58"/>
      </w:r>
    </w:p>
    <w:p w14:paraId="0665925F">
      <w:pPr>
        <w:spacing w:line="324" w:lineRule="auto"/>
        <w:ind w:firstLine="480" w:firstLineChars="200"/>
        <w:rPr>
          <w:sz w:val="24"/>
        </w:rPr>
      </w:pPr>
      <w:ins w:id="2819" w:author="Wei" w:date="2025-05-22T21:28:00Z">
        <w:r>
          <w:rPr>
            <w:rFonts w:hint="eastAsia"/>
            <w:sz w:val="24"/>
          </w:rPr>
          <w:t>政党与社会良性互动是基层民主有效运转的必要条件。在村级民主制度供给中，政党通过技术优化、整体推动和</w:t>
        </w:r>
      </w:ins>
      <w:ins w:id="2820" w:author="Wei" w:date="2025-05-22T21:30:00Z">
        <w:r>
          <w:rPr>
            <w:rFonts w:hint="eastAsia"/>
            <w:sz w:val="24"/>
          </w:rPr>
          <w:t>完善</w:t>
        </w:r>
      </w:ins>
      <w:ins w:id="2821" w:author="Wei" w:date="2025-05-22T21:28:00Z">
        <w:r>
          <w:rPr>
            <w:rFonts w:hint="eastAsia"/>
            <w:sz w:val="24"/>
          </w:rPr>
          <w:t>监督</w:t>
        </w:r>
      </w:ins>
      <w:ins w:id="2822" w:author="Wei" w:date="2025-05-22T21:30:00Z">
        <w:r>
          <w:rPr>
            <w:rFonts w:hint="eastAsia"/>
            <w:sz w:val="24"/>
          </w:rPr>
          <w:t>制度等</w:t>
        </w:r>
      </w:ins>
      <w:ins w:id="2823" w:author="Wei" w:date="2025-05-22T21:31:00Z">
        <w:r>
          <w:rPr>
            <w:rFonts w:hint="eastAsia"/>
            <w:sz w:val="24"/>
          </w:rPr>
          <w:t>机制，</w:t>
        </w:r>
      </w:ins>
      <w:ins w:id="2824" w:author="Wei" w:date="2025-05-22T21:28:00Z">
        <w:del w:id="2825" w:author="Wei [2]" w:date="2026-05-23T17:25:15Z">
          <w:r>
            <w:rPr>
              <w:rFonts w:hint="default"/>
              <w:sz w:val="24"/>
              <w:lang w:val="en-US"/>
            </w:rPr>
            <w:delText>大大提升</w:delText>
          </w:r>
        </w:del>
      </w:ins>
      <w:ins w:id="2826" w:author="Wei [2]" w:date="2026-05-23T17:25:16Z">
        <w:r>
          <w:rPr>
            <w:rFonts w:hint="eastAsia"/>
            <w:sz w:val="24"/>
            <w:lang w:val="en-US" w:eastAsia="zh-CN"/>
          </w:rPr>
          <w:t>增强</w:t>
        </w:r>
      </w:ins>
      <w:ins w:id="2827" w:author="Wei" w:date="2025-05-22T21:28:00Z">
        <w:r>
          <w:rPr>
            <w:rFonts w:hint="eastAsia"/>
            <w:sz w:val="24"/>
          </w:rPr>
          <w:t>了普通民众在</w:t>
        </w:r>
      </w:ins>
      <w:ins w:id="2828" w:author="Wei" w:date="2025-05-22T21:29:00Z">
        <w:r>
          <w:rPr>
            <w:rFonts w:hint="eastAsia"/>
            <w:sz w:val="24"/>
          </w:rPr>
          <w:t>村庄</w:t>
        </w:r>
      </w:ins>
      <w:ins w:id="2829" w:author="Wei [2]" w:date="2026-05-23T17:25:08Z">
        <w:r>
          <w:rPr>
            <w:rFonts w:hint="eastAsia"/>
            <w:sz w:val="24"/>
          </w:rPr>
          <w:t>民主</w:t>
        </w:r>
      </w:ins>
      <w:ins w:id="2830" w:author="Wei" w:date="2025-05-22T21:29:00Z">
        <w:r>
          <w:rPr>
            <w:rFonts w:hint="eastAsia"/>
            <w:sz w:val="24"/>
          </w:rPr>
          <w:t>选举、决策、管理和监督上的</w:t>
        </w:r>
      </w:ins>
      <w:ins w:id="2831" w:author="Wei" w:date="2025-05-22T21:29:00Z">
        <w:del w:id="2832" w:author="Wei [2]" w:date="2026-05-23T17:25:08Z">
          <w:r>
            <w:rPr>
              <w:rFonts w:hint="eastAsia"/>
              <w:sz w:val="24"/>
            </w:rPr>
            <w:delText>民主</w:delText>
          </w:r>
        </w:del>
      </w:ins>
      <w:ins w:id="2833" w:author="Wei" w:date="2025-05-22T21:29:00Z">
        <w:r>
          <w:rPr>
            <w:rFonts w:hint="eastAsia"/>
            <w:sz w:val="24"/>
          </w:rPr>
          <w:t>参与能力</w:t>
        </w:r>
      </w:ins>
      <w:ins w:id="2834" w:author="Wei" w:date="2025-05-22T21:31:00Z">
        <w:r>
          <w:rPr>
            <w:rFonts w:hint="eastAsia"/>
            <w:sz w:val="24"/>
          </w:rPr>
          <w:t>，使民主权利于普通人而言成为</w:t>
        </w:r>
      </w:ins>
      <w:ins w:id="2835" w:author="Wei" w:date="2025-05-22T21:58:00Z">
        <w:del w:id="2836" w:author="Wei [2]" w:date="2026-05-23T17:25:39Z">
          <w:r>
            <w:rPr>
              <w:rFonts w:hint="eastAsia"/>
              <w:sz w:val="24"/>
            </w:rPr>
            <w:delText>可能</w:delText>
          </w:r>
        </w:del>
      </w:ins>
      <w:ins w:id="2837" w:author="Wei" w:date="2025-05-22T21:58:00Z">
        <w:r>
          <w:rPr>
            <w:rFonts w:hint="eastAsia"/>
            <w:sz w:val="24"/>
          </w:rPr>
          <w:t>可及之</w:t>
        </w:r>
      </w:ins>
      <w:ins w:id="2838" w:author="Wei" w:date="2025-05-22T21:59:00Z">
        <w:r>
          <w:rPr>
            <w:rFonts w:hint="eastAsia"/>
            <w:sz w:val="24"/>
          </w:rPr>
          <w:t>制度</w:t>
        </w:r>
      </w:ins>
      <w:ins w:id="2839" w:author="Wei" w:date="2025-05-22T21:28:00Z">
        <w:r>
          <w:rPr>
            <w:rFonts w:hint="eastAsia"/>
            <w:sz w:val="24"/>
          </w:rPr>
          <w:t>。</w:t>
        </w:r>
      </w:ins>
    </w:p>
    <w:p w14:paraId="1E042646">
      <w:pPr>
        <w:spacing w:before="312" w:beforeLines="100" w:after="312" w:afterLines="100" w:line="324" w:lineRule="auto"/>
        <w:jc w:val="center"/>
        <w:outlineLvl w:val="0"/>
        <w:rPr>
          <w:rFonts w:hint="eastAsia" w:ascii="黑体" w:hAnsi="黑体" w:eastAsia="黑体"/>
          <w:sz w:val="28"/>
          <w:szCs w:val="28"/>
        </w:rPr>
      </w:pPr>
      <w:r>
        <w:rPr>
          <w:rFonts w:hint="eastAsia" w:ascii="黑体" w:hAnsi="黑体" w:eastAsia="黑体"/>
          <w:sz w:val="28"/>
          <w:szCs w:val="28"/>
        </w:rPr>
        <w:t>五、</w:t>
      </w:r>
      <w:ins w:id="2840" w:author="Wei" w:date="2025-05-22T21:35:00Z">
        <w:r>
          <w:rPr>
            <w:rFonts w:hint="eastAsia" w:ascii="黑体" w:hAnsi="黑体" w:eastAsia="黑体"/>
            <w:sz w:val="28"/>
            <w:szCs w:val="28"/>
          </w:rPr>
          <w:t>结语</w:t>
        </w:r>
      </w:ins>
      <w:del w:id="2841" w:author="Wei" w:date="2025-05-22T21:35:00Z">
        <w:r>
          <w:rPr>
            <w:rFonts w:hint="eastAsia" w:ascii="黑体" w:hAnsi="黑体" w:eastAsia="黑体"/>
            <w:sz w:val="28"/>
            <w:szCs w:val="28"/>
          </w:rPr>
          <w:delText>结论</w:delText>
        </w:r>
      </w:del>
    </w:p>
    <w:p w14:paraId="527DBDA3">
      <w:pPr>
        <w:spacing w:line="324" w:lineRule="auto"/>
        <w:ind w:firstLine="480" w:firstLineChars="200"/>
        <w:rPr>
          <w:sz w:val="24"/>
        </w:rPr>
      </w:pPr>
      <w:del w:id="2842" w:author="Wei" w:date="2025-05-22T21:35:00Z">
        <w:r>
          <w:rPr>
            <w:rFonts w:hint="eastAsia"/>
            <w:sz w:val="24"/>
          </w:rPr>
          <w:delText>与西方政党和西方民主理论预设不同，</w:delText>
        </w:r>
      </w:del>
      <w:r>
        <w:rPr>
          <w:rFonts w:hint="eastAsia"/>
          <w:sz w:val="24"/>
        </w:rPr>
        <w:t>中国共产党</w:t>
      </w:r>
      <w:ins w:id="2843" w:author="Wei" w:date="2025-05-22T21:35:00Z">
        <w:r>
          <w:rPr>
            <w:rFonts w:hint="eastAsia"/>
            <w:sz w:val="24"/>
          </w:rPr>
          <w:t>是</w:t>
        </w:r>
      </w:ins>
      <w:r>
        <w:rPr>
          <w:rFonts w:hint="eastAsia"/>
          <w:sz w:val="24"/>
        </w:rPr>
        <w:t>超越</w:t>
      </w:r>
      <w:del w:id="2844" w:author="Wei" w:date="2025-05-22T21:35:00Z">
        <w:r>
          <w:rPr>
            <w:rFonts w:hint="eastAsia"/>
            <w:sz w:val="24"/>
          </w:rPr>
          <w:delText>国家</w:delText>
        </w:r>
      </w:del>
      <w:r>
        <w:rPr>
          <w:rFonts w:hint="eastAsia"/>
          <w:sz w:val="24"/>
        </w:rPr>
        <w:t>部门</w:t>
      </w:r>
      <w:ins w:id="2845" w:author="Wei" w:date="2025-05-22T21:35:00Z">
        <w:r>
          <w:rPr>
            <w:rFonts w:hint="eastAsia"/>
            <w:sz w:val="24"/>
          </w:rPr>
          <w:t>利益</w:t>
        </w:r>
      </w:ins>
      <w:r>
        <w:rPr>
          <w:rFonts w:hint="eastAsia"/>
          <w:sz w:val="24"/>
        </w:rPr>
        <w:t>、党派</w:t>
      </w:r>
      <w:ins w:id="2846" w:author="Wei" w:date="2025-05-22T21:35:00Z">
        <w:r>
          <w:rPr>
            <w:rFonts w:hint="eastAsia"/>
            <w:sz w:val="24"/>
          </w:rPr>
          <w:t>利益</w:t>
        </w:r>
      </w:ins>
      <w:r>
        <w:rPr>
          <w:rFonts w:hint="eastAsia"/>
          <w:sz w:val="24"/>
        </w:rPr>
        <w:t>和社会集团利益</w:t>
      </w:r>
      <w:ins w:id="2847" w:author="Wei" w:date="2025-05-22T21:35:00Z">
        <w:r>
          <w:rPr>
            <w:rFonts w:hint="eastAsia"/>
            <w:sz w:val="24"/>
          </w:rPr>
          <w:t>的使命型政党</w:t>
        </w:r>
      </w:ins>
      <w:r>
        <w:rPr>
          <w:rFonts w:hint="eastAsia"/>
          <w:sz w:val="24"/>
        </w:rPr>
        <w:t>，</w:t>
      </w:r>
      <w:ins w:id="2848" w:author="Wei" w:date="2025-05-22T21:38:00Z">
        <w:r>
          <w:rPr>
            <w:rFonts w:hint="eastAsia"/>
            <w:sz w:val="24"/>
          </w:rPr>
          <w:t>带领人民实现当家</w:t>
        </w:r>
      </w:ins>
      <w:ins w:id="2849" w:author="孙程姣" w:date="2026-05-11T12:31:00Z">
        <w:r>
          <w:rPr>
            <w:rFonts w:hint="eastAsia"/>
            <w:sz w:val="24"/>
          </w:rPr>
          <w:t>作</w:t>
        </w:r>
      </w:ins>
      <w:ins w:id="2850" w:author="Wei" w:date="2025-05-22T21:38:00Z">
        <w:del w:id="2851" w:author="孙程姣" w:date="2026-05-11T12:31:00Z">
          <w:r>
            <w:rPr>
              <w:rFonts w:hint="eastAsia"/>
              <w:sz w:val="24"/>
            </w:rPr>
            <w:delText>做</w:delText>
          </w:r>
        </w:del>
      </w:ins>
      <w:ins w:id="2852" w:author="Wei" w:date="2025-05-22T21:38:00Z">
        <w:r>
          <w:rPr>
            <w:rFonts w:hint="eastAsia"/>
            <w:sz w:val="24"/>
          </w:rPr>
          <w:t>主是其重要使命。</w:t>
        </w:r>
      </w:ins>
      <w:ins w:id="2853" w:author="Wei" w:date="2025-05-22T21:38:00Z">
        <w:del w:id="2854" w:author="Wei [2]" w:date="2026-05-23T17:26:12Z">
          <w:commentRangeStart w:id="59"/>
          <w:commentRangeStart w:id="60"/>
          <w:r>
            <w:rPr>
              <w:rFonts w:hint="default"/>
              <w:sz w:val="24"/>
              <w:highlight w:val="yellow"/>
              <w:rPrChange w:id="2855" w:author="孙程姣" w:date="2026-05-11T12:31:00Z">
                <w:rPr>
                  <w:rFonts w:hint="eastAsia"/>
                  <w:sz w:val="24"/>
                </w:rPr>
              </w:rPrChange>
            </w:rPr>
            <w:delText>面</w:delText>
          </w:r>
        </w:del>
      </w:ins>
      <w:ins w:id="2858" w:author="Wei [2]" w:date="2026-05-23T17:26:13Z">
        <w:r>
          <w:rPr>
            <w:rFonts w:hint="eastAsia"/>
            <w:sz w:val="24"/>
            <w:highlight w:val="yellow"/>
            <w:lang w:val="en-US" w:eastAsia="zh-CN"/>
          </w:rPr>
          <w:t>针对</w:t>
        </w:r>
      </w:ins>
      <w:ins w:id="2859" w:author="Wei" w:date="2025-05-22T21:38:00Z">
        <w:del w:id="2860" w:author="Wei [2]" w:date="2026-05-23T17:26:20Z">
          <w:r>
            <w:rPr>
              <w:rFonts w:hint="eastAsia"/>
              <w:sz w:val="24"/>
              <w:highlight w:val="yellow"/>
              <w:rPrChange w:id="2861" w:author="孙程姣" w:date="2026-05-11T12:31:00Z">
                <w:rPr>
                  <w:rFonts w:hint="eastAsia"/>
                  <w:sz w:val="24"/>
                </w:rPr>
              </w:rPrChange>
            </w:rPr>
            <w:delText>对</w:delText>
          </w:r>
        </w:del>
      </w:ins>
      <w:ins w:id="2864" w:author="Wei" w:date="2025-05-22T21:38:00Z">
        <w:r>
          <w:rPr>
            <w:rFonts w:hint="eastAsia"/>
            <w:sz w:val="24"/>
            <w:highlight w:val="yellow"/>
            <w:rPrChange w:id="2865" w:author="孙程姣" w:date="2026-05-11T12:31:00Z">
              <w:rPr>
                <w:rFonts w:hint="eastAsia"/>
                <w:sz w:val="24"/>
              </w:rPr>
            </w:rPrChange>
          </w:rPr>
          <w:t>农村基层民主</w:t>
        </w:r>
      </w:ins>
      <w:ins w:id="2866" w:author="Wei [2]" w:date="2026-05-23T17:26:31Z">
        <w:r>
          <w:rPr>
            <w:rFonts w:hint="eastAsia"/>
            <w:sz w:val="24"/>
            <w:highlight w:val="yellow"/>
            <w:lang w:val="en-US" w:eastAsia="zh-CN"/>
          </w:rPr>
          <w:t>在</w:t>
        </w:r>
      </w:ins>
      <w:ins w:id="2867" w:author="Wei" w:date="2025-05-22T21:38:00Z">
        <w:del w:id="2868" w:author="Wei [2]" w:date="2026-05-23T17:26:29Z">
          <w:r>
            <w:rPr>
              <w:rFonts w:hint="eastAsia"/>
              <w:sz w:val="24"/>
              <w:highlight w:val="yellow"/>
              <w:rPrChange w:id="2869" w:author="孙程姣" w:date="2026-05-11T12:31:00Z">
                <w:rPr>
                  <w:rFonts w:hint="eastAsia"/>
                  <w:sz w:val="24"/>
                </w:rPr>
              </w:rPrChange>
            </w:rPr>
            <w:delText>制度</w:delText>
          </w:r>
        </w:del>
      </w:ins>
      <w:ins w:id="2872" w:author="Wei" w:date="2025-05-22T21:38:00Z">
        <w:r>
          <w:rPr>
            <w:rFonts w:hint="eastAsia"/>
            <w:sz w:val="24"/>
            <w:highlight w:val="yellow"/>
            <w:rPrChange w:id="2873" w:author="孙程姣" w:date="2026-05-11T12:31:00Z">
              <w:rPr>
                <w:rFonts w:hint="eastAsia"/>
                <w:sz w:val="24"/>
              </w:rPr>
            </w:rPrChange>
          </w:rPr>
          <w:t>实践</w:t>
        </w:r>
      </w:ins>
      <w:ins w:id="2874" w:author="Wei" w:date="2025-05-22T21:38:00Z">
        <w:del w:id="2875" w:author="Wei [2]" w:date="2026-05-23T17:26:34Z">
          <w:r>
            <w:rPr>
              <w:rFonts w:hint="default"/>
              <w:sz w:val="24"/>
              <w:highlight w:val="yellow"/>
              <w:rPrChange w:id="2876" w:author="孙程姣" w:date="2026-05-11T12:31:00Z">
                <w:rPr>
                  <w:rFonts w:hint="eastAsia"/>
                  <w:sz w:val="24"/>
                </w:rPr>
              </w:rPrChange>
            </w:rPr>
            <w:delText>遭遇</w:delText>
          </w:r>
        </w:del>
      </w:ins>
      <w:ins w:id="2879" w:author="Wei [2]" w:date="2026-05-23T17:26:34Z">
        <w:r>
          <w:rPr>
            <w:rFonts w:hint="eastAsia"/>
            <w:sz w:val="24"/>
            <w:highlight w:val="yellow"/>
            <w:lang w:val="en-US" w:eastAsia="zh-CN"/>
          </w:rPr>
          <w:t>中</w:t>
        </w:r>
      </w:ins>
      <w:ins w:id="2880" w:author="Wei [2]" w:date="2026-05-23T17:26:35Z">
        <w:r>
          <w:rPr>
            <w:rFonts w:hint="eastAsia"/>
            <w:sz w:val="24"/>
            <w:highlight w:val="yellow"/>
            <w:lang w:val="en-US" w:eastAsia="zh-CN"/>
          </w:rPr>
          <w:t>出现</w:t>
        </w:r>
      </w:ins>
      <w:ins w:id="2881" w:author="Wei" w:date="2025-05-22T21:38:00Z">
        <w:r>
          <w:rPr>
            <w:rFonts w:hint="eastAsia"/>
            <w:sz w:val="24"/>
            <w:highlight w:val="yellow"/>
            <w:rPrChange w:id="2882" w:author="孙程姣" w:date="2026-05-11T12:31:00Z">
              <w:rPr>
                <w:rFonts w:hint="eastAsia"/>
                <w:sz w:val="24"/>
              </w:rPr>
            </w:rPrChange>
          </w:rPr>
          <w:t>的</w:t>
        </w:r>
      </w:ins>
      <w:ins w:id="2883" w:author="Wei [2]" w:date="2026-05-23T17:26:38Z">
        <w:r>
          <w:rPr>
            <w:rFonts w:hint="eastAsia"/>
            <w:sz w:val="24"/>
            <w:highlight w:val="yellow"/>
            <w:lang w:val="en-US" w:eastAsia="zh-CN"/>
          </w:rPr>
          <w:t>问题</w:t>
        </w:r>
      </w:ins>
      <w:ins w:id="2884" w:author="Wei" w:date="2025-05-22T21:38:00Z">
        <w:del w:id="2885" w:author="Wei [2]" w:date="2026-05-23T17:26:39Z">
          <w:r>
            <w:rPr>
              <w:rFonts w:hint="eastAsia"/>
              <w:sz w:val="24"/>
              <w:highlight w:val="yellow"/>
              <w:rPrChange w:id="2886" w:author="孙程姣" w:date="2026-05-11T12:31:00Z">
                <w:rPr>
                  <w:rFonts w:hint="eastAsia"/>
                  <w:sz w:val="24"/>
                </w:rPr>
              </w:rPrChange>
            </w:rPr>
            <w:delText>理</w:delText>
          </w:r>
        </w:del>
      </w:ins>
      <w:ins w:id="2889" w:author="Wei" w:date="2025-05-22T21:38:00Z">
        <w:del w:id="2890" w:author="Wei [2]" w:date="2026-05-23T17:26:39Z">
          <w:r>
            <w:rPr>
              <w:rFonts w:hint="eastAsia"/>
              <w:sz w:val="24"/>
              <w:highlight w:val="yellow"/>
              <w:rPrChange w:id="2891" w:author="孙程姣" w:date="2026-05-11T12:31:00Z">
                <w:rPr>
                  <w:rFonts w:hint="eastAsia"/>
                  <w:sz w:val="24"/>
                </w:rPr>
              </w:rPrChange>
            </w:rPr>
            <w:delText>论</w:delText>
          </w:r>
        </w:del>
      </w:ins>
      <w:ins w:id="2894" w:author="Wei" w:date="2025-05-22T21:38:00Z">
        <w:del w:id="2895" w:author="Wei [2]" w:date="2026-05-23T17:26:39Z">
          <w:r>
            <w:rPr>
              <w:rFonts w:hint="eastAsia"/>
              <w:sz w:val="24"/>
              <w:highlight w:val="yellow"/>
              <w:rPrChange w:id="2896" w:author="孙程姣" w:date="2026-05-11T12:31:00Z">
                <w:rPr>
                  <w:rFonts w:hint="eastAsia"/>
                  <w:sz w:val="24"/>
                </w:rPr>
              </w:rPrChange>
            </w:rPr>
            <w:delText>与</w:delText>
          </w:r>
        </w:del>
      </w:ins>
      <w:ins w:id="2899" w:author="Wei" w:date="2025-05-22T21:38:00Z">
        <w:del w:id="2900" w:author="Wei [2]" w:date="2026-05-23T17:26:40Z">
          <w:r>
            <w:rPr>
              <w:rFonts w:hint="eastAsia"/>
              <w:sz w:val="24"/>
              <w:highlight w:val="yellow"/>
              <w:rPrChange w:id="2901" w:author="孙程姣" w:date="2026-05-11T12:31:00Z">
                <w:rPr>
                  <w:rFonts w:hint="eastAsia"/>
                  <w:sz w:val="24"/>
                </w:rPr>
              </w:rPrChange>
            </w:rPr>
            <w:delText>实</w:delText>
          </w:r>
        </w:del>
      </w:ins>
      <w:ins w:id="2904" w:author="Wei" w:date="2025-05-22T21:38:00Z">
        <w:del w:id="2905" w:author="Wei [2]" w:date="2026-05-23T17:26:40Z">
          <w:r>
            <w:rPr>
              <w:rFonts w:hint="eastAsia"/>
              <w:sz w:val="24"/>
              <w:highlight w:val="yellow"/>
              <w:rPrChange w:id="2906" w:author="孙程姣" w:date="2026-05-11T12:31:00Z">
                <w:rPr>
                  <w:rFonts w:hint="eastAsia"/>
                  <w:sz w:val="24"/>
                </w:rPr>
              </w:rPrChange>
            </w:rPr>
            <w:delText>践</w:delText>
          </w:r>
        </w:del>
      </w:ins>
      <w:ins w:id="2909" w:author="Wei" w:date="2025-05-22T21:38:00Z">
        <w:del w:id="2910" w:author="Wei [2]" w:date="2026-05-23T17:26:40Z">
          <w:r>
            <w:rPr>
              <w:rFonts w:hint="eastAsia"/>
              <w:sz w:val="24"/>
              <w:highlight w:val="yellow"/>
              <w:rPrChange w:id="2911" w:author="孙程姣" w:date="2026-05-11T12:31:00Z">
                <w:rPr>
                  <w:rFonts w:hint="eastAsia"/>
                  <w:sz w:val="24"/>
                </w:rPr>
              </w:rPrChange>
            </w:rPr>
            <w:delText>双</w:delText>
          </w:r>
        </w:del>
      </w:ins>
      <w:ins w:id="2914" w:author="Wei" w:date="2025-05-22T21:38:00Z">
        <w:del w:id="2915" w:author="Wei [2]" w:date="2026-05-23T17:26:40Z">
          <w:r>
            <w:rPr>
              <w:rFonts w:hint="eastAsia"/>
              <w:sz w:val="24"/>
              <w:highlight w:val="yellow"/>
              <w:rPrChange w:id="2916" w:author="孙程姣" w:date="2026-05-11T12:31:00Z">
                <w:rPr>
                  <w:rFonts w:hint="eastAsia"/>
                  <w:sz w:val="24"/>
                </w:rPr>
              </w:rPrChange>
            </w:rPr>
            <w:delText>重</w:delText>
          </w:r>
        </w:del>
      </w:ins>
      <w:ins w:id="2919" w:author="Wei" w:date="2025-05-22T21:38:00Z">
        <w:del w:id="2920" w:author="Wei [2]" w:date="2026-05-23T17:26:40Z">
          <w:r>
            <w:rPr>
              <w:rFonts w:hint="eastAsia"/>
              <w:sz w:val="24"/>
              <w:highlight w:val="yellow"/>
              <w:rPrChange w:id="2921" w:author="孙程姣" w:date="2026-05-11T12:31:00Z">
                <w:rPr>
                  <w:rFonts w:hint="eastAsia"/>
                  <w:sz w:val="24"/>
                </w:rPr>
              </w:rPrChange>
            </w:rPr>
            <w:delText>张</w:delText>
          </w:r>
        </w:del>
      </w:ins>
      <w:ins w:id="2924" w:author="Wei" w:date="2025-05-22T21:38:00Z">
        <w:del w:id="2925" w:author="Wei [2]" w:date="2026-05-23T17:26:41Z">
          <w:r>
            <w:rPr>
              <w:rFonts w:hint="eastAsia"/>
              <w:sz w:val="24"/>
              <w:highlight w:val="yellow"/>
              <w:rPrChange w:id="2926" w:author="孙程姣" w:date="2026-05-11T12:31:00Z">
                <w:rPr>
                  <w:rFonts w:hint="eastAsia"/>
                  <w:sz w:val="24"/>
                </w:rPr>
              </w:rPrChange>
            </w:rPr>
            <w:delText>力</w:delText>
          </w:r>
        </w:del>
      </w:ins>
      <w:ins w:id="2929" w:author="Wei" w:date="2025-05-22T21:39:00Z">
        <w:r>
          <w:rPr>
            <w:rFonts w:hint="eastAsia"/>
            <w:sz w:val="24"/>
          </w:rPr>
          <w:t>，</w:t>
        </w:r>
        <w:commentRangeEnd w:id="59"/>
      </w:ins>
      <w:r>
        <w:rPr>
          <w:rStyle w:val="16"/>
        </w:rPr>
        <w:commentReference w:id="59"/>
      </w:r>
      <w:commentRangeEnd w:id="60"/>
      <w:r>
        <w:commentReference w:id="60"/>
      </w:r>
      <w:ins w:id="2930" w:author="Wei" w:date="2025-05-22T21:38:00Z">
        <w:r>
          <w:rPr>
            <w:rFonts w:hint="eastAsia"/>
            <w:sz w:val="24"/>
          </w:rPr>
          <w:t>政党通过</w:t>
        </w:r>
      </w:ins>
      <w:ins w:id="2931" w:author="Wei [2]" w:date="2026-05-23T17:27:42Z">
        <w:r>
          <w:rPr>
            <w:rFonts w:hint="eastAsia"/>
            <w:sz w:val="24"/>
            <w:lang w:val="en-US" w:eastAsia="zh-CN"/>
          </w:rPr>
          <w:t>调适</w:t>
        </w:r>
      </w:ins>
      <w:ins w:id="2932" w:author="Wei" w:date="2025-05-22T21:38:00Z">
        <w:del w:id="2933" w:author="Wei [2]" w:date="2026-05-23T17:27:43Z">
          <w:r>
            <w:rPr>
              <w:rFonts w:hint="eastAsia"/>
              <w:sz w:val="24"/>
            </w:rPr>
            <w:delText>优化</w:delText>
          </w:r>
        </w:del>
      </w:ins>
      <w:ins w:id="2934" w:author="Wei [2]" w:date="2026-05-23T17:27:03Z">
        <w:r>
          <w:rPr>
            <w:rFonts w:hint="eastAsia"/>
            <w:sz w:val="24"/>
            <w:lang w:val="en-US" w:eastAsia="zh-CN"/>
          </w:rPr>
          <w:t>民主</w:t>
        </w:r>
      </w:ins>
      <w:ins w:id="2935" w:author="Wei [2]" w:date="2026-05-23T17:27:05Z">
        <w:r>
          <w:rPr>
            <w:rFonts w:hint="eastAsia"/>
            <w:sz w:val="24"/>
            <w:lang w:val="en-US" w:eastAsia="zh-CN"/>
          </w:rPr>
          <w:t>选举</w:t>
        </w:r>
      </w:ins>
      <w:ins w:id="2936" w:author="Wei [2]" w:date="2026-05-23T17:27:06Z">
        <w:r>
          <w:rPr>
            <w:rFonts w:hint="eastAsia"/>
            <w:sz w:val="24"/>
            <w:lang w:val="en-US" w:eastAsia="zh-CN"/>
          </w:rPr>
          <w:t>程序、</w:t>
        </w:r>
      </w:ins>
      <w:ins w:id="2937" w:author="Wei [2]" w:date="2026-05-23T17:27:47Z">
        <w:r>
          <w:rPr>
            <w:rFonts w:hint="eastAsia"/>
            <w:sz w:val="24"/>
            <w:lang w:val="en-US" w:eastAsia="zh-CN"/>
          </w:rPr>
          <w:t>优化</w:t>
        </w:r>
      </w:ins>
      <w:ins w:id="2938" w:author="Wei" w:date="2025-05-22T21:38:00Z">
        <w:del w:id="2939" w:author="Wei [2]" w:date="2026-05-23T17:26:51Z">
          <w:r>
            <w:rPr>
              <w:rFonts w:hint="eastAsia"/>
              <w:sz w:val="24"/>
            </w:rPr>
            <w:delText>基层</w:delText>
          </w:r>
        </w:del>
      </w:ins>
      <w:ins w:id="2940" w:author="Wei" w:date="2025-05-22T21:38:00Z">
        <w:r>
          <w:rPr>
            <w:rFonts w:hint="eastAsia"/>
            <w:sz w:val="24"/>
          </w:rPr>
          <w:t>民主制度的供给</w:t>
        </w:r>
      </w:ins>
      <w:ins w:id="2941" w:author="Wei" w:date="2025-05-22T21:38:00Z">
        <w:del w:id="2942" w:author="Wei [2]" w:date="2026-05-23T17:27:52Z">
          <w:r>
            <w:rPr>
              <w:rFonts w:hint="eastAsia"/>
              <w:sz w:val="24"/>
            </w:rPr>
            <w:delText>体制和</w:delText>
          </w:r>
        </w:del>
      </w:ins>
      <w:ins w:id="2943" w:author="Wei" w:date="2025-05-22T21:39:00Z">
        <w:del w:id="2944" w:author="Wei [2]" w:date="2026-05-23T17:27:52Z">
          <w:r>
            <w:rPr>
              <w:rFonts w:hint="eastAsia"/>
              <w:sz w:val="24"/>
            </w:rPr>
            <w:delText>程序</w:delText>
          </w:r>
        </w:del>
      </w:ins>
      <w:ins w:id="2945" w:author="Wei" w:date="2025-05-22T21:39:00Z">
        <w:r>
          <w:rPr>
            <w:rFonts w:hint="eastAsia"/>
            <w:sz w:val="24"/>
          </w:rPr>
          <w:t>机制</w:t>
        </w:r>
      </w:ins>
      <w:ins w:id="2946" w:author="Wei" w:date="2025-05-22T21:38:00Z">
        <w:r>
          <w:rPr>
            <w:rFonts w:hint="eastAsia"/>
            <w:sz w:val="24"/>
          </w:rPr>
          <w:t>，打破国家与民众之间信息不对称</w:t>
        </w:r>
      </w:ins>
      <w:ins w:id="2947" w:author="Wei [2]" w:date="2026-05-23T17:28:00Z">
        <w:r>
          <w:rPr>
            <w:rFonts w:hint="eastAsia"/>
            <w:sz w:val="24"/>
            <w:lang w:val="en-US" w:eastAsia="zh-CN"/>
          </w:rPr>
          <w:t>的</w:t>
        </w:r>
      </w:ins>
      <w:ins w:id="2948" w:author="Wei" w:date="2025-05-22T21:38:00Z">
        <w:r>
          <w:rPr>
            <w:rFonts w:hint="eastAsia"/>
            <w:sz w:val="24"/>
          </w:rPr>
          <w:t>局面，排除</w:t>
        </w:r>
      </w:ins>
      <w:ins w:id="2949" w:author="Wei" w:date="2025-05-22T21:38:00Z">
        <w:del w:id="2950" w:author="Wei [2]" w:date="2026-05-23T17:28:32Z">
          <w:r>
            <w:rPr>
              <w:rFonts w:hint="eastAsia"/>
              <w:sz w:val="24"/>
            </w:rPr>
            <w:delText>了</w:delText>
          </w:r>
        </w:del>
      </w:ins>
      <w:ins w:id="2951" w:author="Wei" w:date="2025-05-22T21:38:00Z">
        <w:r>
          <w:rPr>
            <w:rFonts w:hint="eastAsia"/>
            <w:sz w:val="24"/>
          </w:rPr>
          <w:t>地方行政阻碍</w:t>
        </w:r>
      </w:ins>
      <w:ins w:id="2952" w:author="Wei" w:date="2025-05-22T21:38:00Z">
        <w:del w:id="2953" w:author="Wei [2]" w:date="2026-05-23T17:28:10Z">
          <w:r>
            <w:rPr>
              <w:rFonts w:hint="default"/>
              <w:sz w:val="24"/>
              <w:lang w:val="en-US"/>
            </w:rPr>
            <w:delText>、</w:delText>
          </w:r>
        </w:del>
      </w:ins>
      <w:ins w:id="2954" w:author="Wei [2]" w:date="2026-05-23T17:28:10Z">
        <w:r>
          <w:rPr>
            <w:rFonts w:hint="eastAsia"/>
            <w:sz w:val="24"/>
            <w:lang w:val="en-US" w:eastAsia="zh-CN"/>
          </w:rPr>
          <w:t>和</w:t>
        </w:r>
      </w:ins>
      <w:ins w:id="2955" w:author="Wei" w:date="2025-05-22T21:38:00Z">
        <w:r>
          <w:rPr>
            <w:rFonts w:hint="eastAsia"/>
            <w:sz w:val="24"/>
          </w:rPr>
          <w:t>社会势力干扰，</w:t>
        </w:r>
      </w:ins>
      <w:ins w:id="2956" w:author="Wei [2]" w:date="2026-05-23T17:29:04Z">
        <w:r>
          <w:rPr>
            <w:rFonts w:hint="eastAsia"/>
            <w:sz w:val="24"/>
            <w:lang w:val="en-US" w:eastAsia="zh-CN"/>
          </w:rPr>
          <w:t>保障</w:t>
        </w:r>
      </w:ins>
      <w:ins w:id="2957" w:author="Wei" w:date="2025-05-22T21:38:00Z">
        <w:del w:id="2958" w:author="Wei [2]" w:date="2026-05-23T17:28:52Z">
          <w:r>
            <w:rPr>
              <w:rFonts w:hint="eastAsia"/>
              <w:sz w:val="24"/>
            </w:rPr>
            <w:delText>带领</w:delText>
          </w:r>
        </w:del>
      </w:ins>
      <w:ins w:id="2959" w:author="Wei" w:date="2025-05-22T21:38:00Z">
        <w:r>
          <w:rPr>
            <w:rFonts w:hint="eastAsia"/>
            <w:sz w:val="24"/>
          </w:rPr>
          <w:t>人民群众</w:t>
        </w:r>
      </w:ins>
      <w:ins w:id="2960" w:author="Wei" w:date="2025-05-22T21:38:00Z">
        <w:del w:id="2961" w:author="Wei [2]" w:date="2026-05-23T17:28:57Z">
          <w:r>
            <w:rPr>
              <w:rFonts w:hint="default"/>
              <w:sz w:val="24"/>
              <w:lang w:val="en-US"/>
            </w:rPr>
            <w:delText>共建共享人民民主制度</w:delText>
          </w:r>
        </w:del>
      </w:ins>
      <w:ins w:id="2962" w:author="Wei [2]" w:date="2026-05-23T17:28:59Z">
        <w:r>
          <w:rPr>
            <w:rFonts w:hint="eastAsia"/>
            <w:sz w:val="24"/>
            <w:lang w:val="en-US" w:eastAsia="zh-CN"/>
          </w:rPr>
          <w:t>当家做主</w:t>
        </w:r>
      </w:ins>
      <w:ins w:id="2963" w:author="Wei" w:date="2025-05-22T21:38:00Z">
        <w:r>
          <w:rPr>
            <w:rFonts w:hint="eastAsia"/>
            <w:sz w:val="24"/>
          </w:rPr>
          <w:t>。横亘在民主理念与</w:t>
        </w:r>
      </w:ins>
      <w:ins w:id="2964" w:author="Wei" w:date="2025-05-22T21:38:00Z">
        <w:del w:id="2965" w:author="Wei [2]" w:date="2026-05-23T17:29:20Z">
          <w:r>
            <w:rPr>
              <w:rFonts w:hint="default"/>
              <w:sz w:val="24"/>
              <w:lang w:val="en-US"/>
            </w:rPr>
            <w:delText>民主</w:delText>
          </w:r>
        </w:del>
      </w:ins>
      <w:ins w:id="2966" w:author="Wei [2]" w:date="2026-05-23T17:29:20Z">
        <w:r>
          <w:rPr>
            <w:rFonts w:hint="eastAsia"/>
            <w:sz w:val="24"/>
            <w:lang w:val="en-US" w:eastAsia="zh-CN"/>
          </w:rPr>
          <w:t>社会</w:t>
        </w:r>
      </w:ins>
      <w:ins w:id="2967" w:author="Wei" w:date="2025-05-22T21:38:00Z">
        <w:r>
          <w:rPr>
            <w:rFonts w:hint="eastAsia"/>
            <w:sz w:val="24"/>
          </w:rPr>
          <w:t>实践、程序民主与实质民主之间的障碍亦被打破，民主成为基层民众可及可用的制度公共品。</w:t>
        </w:r>
      </w:ins>
      <w:del w:id="2968" w:author="Wei" w:date="2025-05-22T21:40:00Z">
        <w:r>
          <w:rPr>
            <w:rFonts w:hint="eastAsia"/>
            <w:sz w:val="24"/>
          </w:rPr>
          <w:delText>通过技术化、政治化和大众化等具体机制调适不同层级政府行为、打破信息不对称局面、增能社会，动员人民群众共建共享人民民主制度。同时，横亘在民主理念与民主实践、程序民主与实质民主、制度设计与民众实践之间的理论性、社会性、体制性障碍亦被打破，民主成为基层民众可及可用的制度公共品。</w:delText>
        </w:r>
      </w:del>
    </w:p>
    <w:p w14:paraId="125D74CF">
      <w:pPr>
        <w:widowControl/>
        <w:spacing w:line="324" w:lineRule="auto"/>
        <w:ind w:firstLine="480" w:firstLineChars="200"/>
        <w:rPr>
          <w:ins w:id="2969" w:author="孙程姣" w:date="2026-04-27T16:14:00Z"/>
          <w:sz w:val="24"/>
        </w:rPr>
      </w:pPr>
      <w:r>
        <w:rPr>
          <w:rFonts w:hint="eastAsia" w:ascii="宋体" w:hAnsi="宋体" w:cs="宋体"/>
          <w:sz w:val="24"/>
        </w:rPr>
        <w:t>在西方社会，竞争性选举民主被视为组织间争夺民众支持的过程。在</w:t>
      </w:r>
      <w:r>
        <w:rPr>
          <w:rFonts w:hint="eastAsia"/>
          <w:sz w:val="24"/>
        </w:rPr>
        <w:t>中国，</w:t>
      </w:r>
      <w:ins w:id="2970" w:author="孙程姣" w:date="2026-05-11T12:33:00Z">
        <w:r>
          <w:rPr>
            <w:rFonts w:hint="eastAsia"/>
            <w:sz w:val="24"/>
          </w:rPr>
          <w:t>中国</w:t>
        </w:r>
      </w:ins>
      <w:r>
        <w:rPr>
          <w:rFonts w:hint="eastAsia"/>
          <w:sz w:val="24"/>
        </w:rPr>
        <w:t>共产党领导全国人民探索出的全过程人民民主</w:t>
      </w:r>
      <w:del w:id="2971" w:author="孙程姣" w:date="2026-05-11T12:33:00Z">
        <w:r>
          <w:rPr>
            <w:rFonts w:hint="eastAsia"/>
            <w:sz w:val="24"/>
          </w:rPr>
          <w:delText>，</w:delText>
        </w:r>
      </w:del>
      <w:r>
        <w:rPr>
          <w:rFonts w:hint="eastAsia"/>
          <w:sz w:val="24"/>
        </w:rPr>
        <w:t>则是实现人民当家</w:t>
      </w:r>
      <w:ins w:id="2972" w:author="孙程姣" w:date="2026-05-11T12:33:00Z">
        <w:r>
          <w:rPr>
            <w:rFonts w:hint="eastAsia"/>
            <w:sz w:val="24"/>
          </w:rPr>
          <w:t>作</w:t>
        </w:r>
      </w:ins>
      <w:del w:id="2973" w:author="孙程姣" w:date="2026-05-11T12:33:00Z">
        <w:r>
          <w:rPr>
            <w:rFonts w:hint="eastAsia"/>
            <w:sz w:val="24"/>
          </w:rPr>
          <w:delText>做</w:delText>
        </w:r>
      </w:del>
      <w:r>
        <w:rPr>
          <w:rFonts w:hint="eastAsia"/>
          <w:sz w:val="24"/>
        </w:rPr>
        <w:t>主的过程</w:t>
      </w:r>
      <w:r>
        <w:rPr>
          <w:rFonts w:hint="eastAsia" w:ascii="宋体" w:hAnsi="宋体" w:cs="宋体"/>
          <w:sz w:val="24"/>
        </w:rPr>
        <w:t>。</w:t>
      </w:r>
      <w:del w:id="2974" w:author="Wei [2]" w:date="2026-05-23T20:11:03Z">
        <w:r>
          <w:rPr>
            <w:rFonts w:hint="eastAsia" w:ascii="宋体" w:hAnsi="宋体" w:cs="宋体"/>
            <w:sz w:val="24"/>
          </w:rPr>
          <w:delText>超越西式民主简单的</w:delText>
        </w:r>
      </w:del>
      <w:del w:id="2975" w:author="Wei [2]" w:date="2026-05-23T20:11:03Z">
        <w:r>
          <w:rPr>
            <w:rFonts w:hint="default" w:ascii="宋体" w:hAnsi="宋体" w:cs="宋体"/>
            <w:sz w:val="24"/>
            <w:lang w:val="en-US"/>
          </w:rPr>
          <w:delText>投票</w:delText>
        </w:r>
      </w:del>
      <w:del w:id="2976" w:author="Wei [2]" w:date="2026-05-23T20:11:03Z">
        <w:r>
          <w:rPr>
            <w:rFonts w:hint="eastAsia" w:ascii="宋体" w:hAnsi="宋体" w:cs="宋体"/>
            <w:sz w:val="24"/>
          </w:rPr>
          <w:delText>选举目标，</w:delText>
        </w:r>
      </w:del>
      <w:r>
        <w:rPr>
          <w:rFonts w:hint="eastAsia" w:ascii="宋体" w:hAnsi="宋体" w:cs="宋体"/>
          <w:sz w:val="24"/>
        </w:rPr>
        <w:t>全过程人民民主</w:t>
      </w:r>
      <w:ins w:id="2977" w:author="Wei [2]" w:date="2026-05-23T20:11:06Z">
        <w:r>
          <w:rPr>
            <w:rFonts w:hint="eastAsia" w:ascii="宋体" w:hAnsi="宋体" w:cs="宋体"/>
            <w:sz w:val="24"/>
            <w:lang w:val="en-US" w:eastAsia="zh-CN"/>
          </w:rPr>
          <w:t>超越</w:t>
        </w:r>
      </w:ins>
      <w:ins w:id="2978" w:author="Wei [2]" w:date="2026-05-23T20:11:08Z">
        <w:r>
          <w:rPr>
            <w:rFonts w:hint="eastAsia" w:ascii="宋体" w:hAnsi="宋体" w:cs="宋体"/>
            <w:sz w:val="24"/>
            <w:lang w:val="en-US" w:eastAsia="zh-CN"/>
          </w:rPr>
          <w:t>西方</w:t>
        </w:r>
      </w:ins>
      <w:ins w:id="2979" w:author="Wei [2]" w:date="2026-05-23T20:11:11Z">
        <w:r>
          <w:rPr>
            <w:rFonts w:hint="eastAsia" w:ascii="宋体" w:hAnsi="宋体" w:cs="宋体"/>
            <w:sz w:val="24"/>
            <w:lang w:val="en-US" w:eastAsia="zh-CN"/>
          </w:rPr>
          <w:t>选举民主</w:t>
        </w:r>
      </w:ins>
      <w:ins w:id="2980" w:author="Wei [2]" w:date="2026-05-23T20:11:15Z">
        <w:r>
          <w:rPr>
            <w:rFonts w:hint="eastAsia" w:ascii="宋体" w:hAnsi="宋体" w:cs="宋体"/>
            <w:sz w:val="24"/>
            <w:lang w:val="en-US" w:eastAsia="zh-CN"/>
          </w:rPr>
          <w:t>模式</w:t>
        </w:r>
      </w:ins>
      <w:ins w:id="2981" w:author="Wei [2]" w:date="2026-05-23T20:11:12Z">
        <w:r>
          <w:rPr>
            <w:rFonts w:hint="eastAsia" w:ascii="宋体" w:hAnsi="宋体" w:cs="宋体"/>
            <w:sz w:val="24"/>
            <w:lang w:val="en-US" w:eastAsia="zh-CN"/>
          </w:rPr>
          <w:t>，</w:t>
        </w:r>
      </w:ins>
      <w:del w:id="2982" w:author="Wei [2]" w:date="2026-05-23T17:30:52Z">
        <w:r>
          <w:rPr>
            <w:rFonts w:hint="eastAsia" w:ascii="宋体" w:hAnsi="宋体" w:cs="宋体"/>
            <w:sz w:val="24"/>
          </w:rPr>
          <w:delText>所</w:delText>
        </w:r>
      </w:del>
      <w:r>
        <w:rPr>
          <w:rFonts w:hint="eastAsia" w:ascii="宋体" w:hAnsi="宋体" w:cs="宋体"/>
          <w:sz w:val="24"/>
        </w:rPr>
        <w:t>追求</w:t>
      </w:r>
      <w:ins w:id="2983" w:author="Wei [2]" w:date="2026-05-23T20:12:03Z">
        <w:r>
          <w:rPr>
            <w:rFonts w:hint="eastAsia"/>
            <w:sz w:val="24"/>
          </w:rPr>
          <w:t>过程民主和成果民主、程序民主和实质民主、直接民主和间接民主、人民民主和国家意志相统一</w:t>
        </w:r>
      </w:ins>
      <w:del w:id="2984" w:author="Wei [2]" w:date="2026-05-23T20:12:18Z">
        <w:r>
          <w:rPr>
            <w:rFonts w:hint="eastAsia" w:ascii="宋体" w:hAnsi="宋体" w:cs="宋体"/>
            <w:sz w:val="24"/>
          </w:rPr>
          <w:delText>的是，实现</w:delText>
        </w:r>
      </w:del>
      <w:del w:id="2985" w:author="Wei [2]" w:date="2026-05-23T20:12:18Z">
        <w:r>
          <w:rPr>
            <w:rFonts w:hint="eastAsia"/>
            <w:sz w:val="24"/>
          </w:rPr>
          <w:delText>国家政治稳定、人民有效参与、决策科学民主、社会竞争公平、有效监督权力等全过程</w:delText>
        </w:r>
      </w:del>
      <w:ins w:id="2986" w:author="Wei" w:date="2025-05-22T21:41:00Z">
        <w:del w:id="2987" w:author="Wei [2]" w:date="2026-05-23T20:12:18Z">
          <w:r>
            <w:rPr>
              <w:rFonts w:hint="eastAsia"/>
              <w:sz w:val="24"/>
            </w:rPr>
            <w:delText>多重</w:delText>
          </w:r>
        </w:del>
      </w:ins>
      <w:del w:id="2988" w:author="Wei [2]" w:date="2026-05-23T20:12:18Z">
        <w:r>
          <w:rPr>
            <w:rFonts w:hint="eastAsia"/>
            <w:sz w:val="24"/>
          </w:rPr>
          <w:delText>目标</w:delText>
        </w:r>
      </w:del>
      <w:r>
        <w:rPr>
          <w:rFonts w:hint="eastAsia"/>
          <w:sz w:val="24"/>
        </w:rPr>
        <w:t>。乡村基层是人民群众切身参与全过程人民民主的重要场域</w:t>
      </w:r>
      <w:r>
        <w:rPr>
          <w:rFonts w:hint="eastAsia" w:ascii="宋体" w:hAnsi="宋体" w:cs="宋体"/>
          <w:sz w:val="24"/>
        </w:rPr>
        <w:t>。</w:t>
      </w:r>
      <w:ins w:id="2989" w:author="Wei [2]" w:date="2026-05-23T20:13:09Z">
        <w:r>
          <w:rPr>
            <w:rFonts w:hint="eastAsia" w:ascii="宋体" w:hAnsi="宋体" w:cs="宋体"/>
            <w:sz w:val="24"/>
            <w:lang w:val="en-US" w:eastAsia="zh-CN"/>
          </w:rPr>
          <w:t>针对</w:t>
        </w:r>
      </w:ins>
      <w:ins w:id="2990" w:author="Wei [2]" w:date="2026-05-23T20:13:22Z">
        <w:r>
          <w:rPr>
            <w:rFonts w:hint="eastAsia" w:ascii="宋体" w:hAnsi="宋体" w:cs="宋体"/>
            <w:sz w:val="24"/>
            <w:lang w:val="en-US" w:eastAsia="zh-CN"/>
          </w:rPr>
          <w:t>村级</w:t>
        </w:r>
      </w:ins>
      <w:ins w:id="2991" w:author="Wei [2]" w:date="2026-05-23T20:13:17Z">
        <w:r>
          <w:rPr>
            <w:rFonts w:hint="eastAsia" w:ascii="宋体" w:hAnsi="宋体" w:cs="宋体"/>
            <w:sz w:val="24"/>
          </w:rPr>
          <w:t>选举民主</w:t>
        </w:r>
      </w:ins>
      <w:ins w:id="2992" w:author="Wei [2]" w:date="2026-05-23T20:13:17Z">
        <w:r>
          <w:rPr>
            <w:rFonts w:hint="eastAsia" w:ascii="宋体" w:hAnsi="宋体" w:cs="宋体"/>
            <w:sz w:val="24"/>
            <w:lang w:val="en-US" w:eastAsia="zh-CN"/>
          </w:rPr>
          <w:t>在实践中面临</w:t>
        </w:r>
      </w:ins>
      <w:ins w:id="2993" w:author="Wei [2]" w:date="2026-05-23T20:13:17Z">
        <w:r>
          <w:rPr>
            <w:rFonts w:hint="eastAsia" w:ascii="宋体" w:hAnsi="宋体" w:cs="宋体"/>
            <w:sz w:val="24"/>
          </w:rPr>
          <w:t>的结构性问题</w:t>
        </w:r>
      </w:ins>
      <w:ins w:id="2994" w:author="Wei [2]" w:date="2026-05-23T20:13:26Z">
        <w:r>
          <w:rPr>
            <w:rFonts w:hint="eastAsia" w:ascii="宋体" w:hAnsi="宋体" w:cs="宋体"/>
            <w:sz w:val="24"/>
            <w:lang w:eastAsia="zh-CN"/>
          </w:rPr>
          <w:t>，</w:t>
        </w:r>
      </w:ins>
      <w:ins w:id="2995" w:author="Wei [2]" w:date="2026-05-23T20:13:27Z">
        <w:r>
          <w:rPr>
            <w:rFonts w:hint="eastAsia" w:ascii="宋体" w:hAnsi="宋体" w:cs="宋体"/>
            <w:sz w:val="24"/>
            <w:lang w:val="en-US" w:eastAsia="zh-CN"/>
          </w:rPr>
          <w:t>中国</w:t>
        </w:r>
      </w:ins>
      <w:ins w:id="2996" w:author="Wei [2]" w:date="2026-05-23T20:13:29Z">
        <w:r>
          <w:rPr>
            <w:rFonts w:hint="eastAsia" w:ascii="宋体" w:hAnsi="宋体" w:cs="宋体"/>
            <w:sz w:val="24"/>
            <w:lang w:val="en-US" w:eastAsia="zh-CN"/>
          </w:rPr>
          <w:t>共产党</w:t>
        </w:r>
      </w:ins>
      <w:del w:id="2997" w:author="Wei [2]" w:date="2026-05-23T20:12:42Z">
        <w:r>
          <w:rPr>
            <w:rFonts w:hint="default" w:ascii="宋体" w:hAnsi="宋体" w:cs="宋体"/>
            <w:sz w:val="24"/>
            <w:lang w:val="en-US"/>
          </w:rPr>
          <w:delText>实践中，地方党委</w:delText>
        </w:r>
      </w:del>
      <w:del w:id="2998" w:author="Wei [2]" w:date="2026-05-23T20:12:38Z">
        <w:r>
          <w:rPr>
            <w:rFonts w:hint="eastAsia" w:ascii="宋体" w:hAnsi="宋体" w:cs="宋体"/>
            <w:sz w:val="24"/>
          </w:rPr>
          <w:delText>政府</w:delText>
        </w:r>
      </w:del>
      <w:del w:id="2999" w:author="Wei" w:date="2025-05-22T21:43:00Z">
        <w:r>
          <w:rPr>
            <w:rFonts w:hint="eastAsia"/>
            <w:sz w:val="24"/>
          </w:rPr>
          <w:delText>从选举前、中、后等环节对基层民主进行程序优化，</w:delText>
        </w:r>
      </w:del>
      <w:r>
        <w:rPr>
          <w:rFonts w:hint="eastAsia" w:ascii="宋体" w:hAnsi="宋体" w:cs="宋体"/>
          <w:sz w:val="24"/>
        </w:rPr>
        <w:t>启动政治机制</w:t>
      </w:r>
      <w:ins w:id="3000" w:author="Wei [2]" w:date="2026-05-23T20:13:37Z">
        <w:r>
          <w:rPr>
            <w:rFonts w:hint="eastAsia" w:ascii="宋体" w:hAnsi="宋体" w:cs="宋体"/>
            <w:sz w:val="24"/>
            <w:lang w:val="en-US" w:eastAsia="zh-CN"/>
          </w:rPr>
          <w:t>予以</w:t>
        </w:r>
      </w:ins>
      <w:r>
        <w:rPr>
          <w:rFonts w:hint="eastAsia" w:ascii="宋体" w:hAnsi="宋体" w:cs="宋体"/>
          <w:sz w:val="24"/>
        </w:rPr>
        <w:t>矫正</w:t>
      </w:r>
      <w:del w:id="3001" w:author="Wei [2]" w:date="2026-05-23T20:13:17Z">
        <w:r>
          <w:rPr>
            <w:rFonts w:hint="eastAsia" w:ascii="宋体" w:hAnsi="宋体" w:cs="宋体"/>
            <w:sz w:val="24"/>
          </w:rPr>
          <w:delText>选举民主</w:delText>
        </w:r>
      </w:del>
      <w:del w:id="3002" w:author="Wei [2]" w:date="2026-05-23T20:13:17Z">
        <w:r>
          <w:rPr>
            <w:rFonts w:hint="default" w:ascii="宋体" w:hAnsi="宋体" w:cs="宋体"/>
            <w:sz w:val="24"/>
            <w:lang w:val="en-US"/>
          </w:rPr>
          <w:delText>面临</w:delText>
        </w:r>
      </w:del>
      <w:del w:id="3003" w:author="Wei [2]" w:date="2026-05-23T20:13:17Z">
        <w:r>
          <w:rPr>
            <w:rFonts w:hint="eastAsia" w:ascii="宋体" w:hAnsi="宋体" w:cs="宋体"/>
            <w:sz w:val="24"/>
          </w:rPr>
          <w:delText>的结构性问题</w:delText>
        </w:r>
      </w:del>
      <w:r>
        <w:rPr>
          <w:rFonts w:hint="eastAsia" w:ascii="宋体" w:hAnsi="宋体" w:cs="宋体"/>
          <w:sz w:val="24"/>
        </w:rPr>
        <w:t>，增强</w:t>
      </w:r>
      <w:ins w:id="3004" w:author="Wei [2]" w:date="2026-05-23T20:13:41Z">
        <w:r>
          <w:rPr>
            <w:rFonts w:hint="eastAsia" w:ascii="宋体" w:hAnsi="宋体" w:cs="宋体"/>
            <w:sz w:val="24"/>
            <w:lang w:eastAsia="zh-CN"/>
          </w:rPr>
          <w:t>了</w:t>
        </w:r>
      </w:ins>
      <w:r>
        <w:rPr>
          <w:rFonts w:hint="eastAsia" w:ascii="宋体" w:hAnsi="宋体" w:cs="宋体"/>
          <w:sz w:val="24"/>
        </w:rPr>
        <w:t>社会大众运用民主</w:t>
      </w:r>
      <w:ins w:id="3005" w:author="Wei [2]" w:date="2026-05-23T20:13:47Z">
        <w:r>
          <w:rPr>
            <w:rFonts w:hint="eastAsia" w:ascii="宋体" w:hAnsi="宋体" w:cs="宋体"/>
            <w:sz w:val="24"/>
            <w:lang w:val="en-US" w:eastAsia="zh-CN"/>
          </w:rPr>
          <w:t>制度</w:t>
        </w:r>
      </w:ins>
      <w:r>
        <w:rPr>
          <w:rFonts w:hint="eastAsia" w:ascii="宋体" w:hAnsi="宋体" w:cs="宋体"/>
          <w:sz w:val="24"/>
        </w:rPr>
        <w:t>的能力</w:t>
      </w:r>
      <w:r>
        <w:rPr>
          <w:rFonts w:hint="eastAsia"/>
          <w:sz w:val="24"/>
        </w:rPr>
        <w:t>，</w:t>
      </w:r>
      <w:del w:id="3006" w:author="Wei" w:date="2025-05-22T21:42:00Z">
        <w:r>
          <w:rPr>
            <w:sz w:val="24"/>
          </w:rPr>
          <w:delText>使得</w:delText>
        </w:r>
      </w:del>
      <w:ins w:id="3007" w:author="Wei" w:date="2025-05-22T21:42:00Z">
        <w:r>
          <w:rPr>
            <w:rFonts w:hint="eastAsia"/>
            <w:sz w:val="24"/>
          </w:rPr>
          <w:t>推动</w:t>
        </w:r>
      </w:ins>
      <w:r>
        <w:rPr>
          <w:rFonts w:hint="eastAsia"/>
          <w:sz w:val="24"/>
        </w:rPr>
        <w:t>基层民主在政党和社会双向主动中</w:t>
      </w:r>
      <w:del w:id="3008" w:author="Wei" w:date="2025-05-22T21:43:00Z">
        <w:r>
          <w:rPr>
            <w:rFonts w:hint="eastAsia"/>
            <w:sz w:val="24"/>
          </w:rPr>
          <w:delText>得以</w:delText>
        </w:r>
      </w:del>
      <w:r>
        <w:rPr>
          <w:rFonts w:hint="eastAsia"/>
          <w:sz w:val="24"/>
        </w:rPr>
        <w:t>落地发展，</w:t>
      </w:r>
      <w:del w:id="3009" w:author="Wei" w:date="2025-05-22T21:42:00Z">
        <w:r>
          <w:rPr>
            <w:sz w:val="24"/>
          </w:rPr>
          <w:delText>推动</w:delText>
        </w:r>
      </w:del>
      <w:ins w:id="3010" w:author="Wei" w:date="2025-05-22T21:42:00Z">
        <w:r>
          <w:rPr>
            <w:rFonts w:hint="eastAsia"/>
            <w:sz w:val="24"/>
          </w:rPr>
          <w:t>实现了</w:t>
        </w:r>
      </w:ins>
      <w:r>
        <w:rPr>
          <w:rFonts w:hint="eastAsia"/>
          <w:sz w:val="24"/>
        </w:rPr>
        <w:t>民主与治理</w:t>
      </w:r>
      <w:ins w:id="3011" w:author="Wei" w:date="2025-05-22T21:43:00Z">
        <w:r>
          <w:rPr>
            <w:rFonts w:hint="eastAsia"/>
            <w:sz w:val="24"/>
          </w:rPr>
          <w:t>的</w:t>
        </w:r>
      </w:ins>
      <w:r>
        <w:rPr>
          <w:rFonts w:hint="eastAsia"/>
          <w:sz w:val="24"/>
        </w:rPr>
        <w:t>有机衔接，为我们反思西方“自由主义民主理论”</w:t>
      </w:r>
      <w:del w:id="3012" w:author="Wei" w:date="2025-05-22T21:37:00Z">
        <w:r>
          <w:rPr>
            <w:rFonts w:hint="eastAsia"/>
            <w:sz w:val="24"/>
          </w:rPr>
          <w:delText>，</w:delText>
        </w:r>
      </w:del>
      <w:ins w:id="3013" w:author="Wei" w:date="2025-05-22T21:37:00Z">
        <w:r>
          <w:rPr>
            <w:rFonts w:hint="eastAsia"/>
            <w:sz w:val="24"/>
          </w:rPr>
          <w:t>、</w:t>
        </w:r>
      </w:ins>
      <w:r>
        <w:rPr>
          <w:rFonts w:hint="eastAsia"/>
          <w:sz w:val="24"/>
        </w:rPr>
        <w:t>完善中国特色社会主义</w:t>
      </w:r>
      <w:del w:id="3014" w:author="Wei [2]" w:date="2026-05-23T20:15:47Z">
        <w:r>
          <w:rPr>
            <w:rFonts w:hint="eastAsia"/>
            <w:sz w:val="24"/>
          </w:rPr>
          <w:delText>人民</w:delText>
        </w:r>
      </w:del>
      <w:r>
        <w:rPr>
          <w:rFonts w:hint="eastAsia"/>
          <w:sz w:val="24"/>
        </w:rPr>
        <w:t>民主理论</w:t>
      </w:r>
      <w:del w:id="3015" w:author="Wei [2]" w:date="2026-05-23T20:15:51Z">
        <w:r>
          <w:rPr>
            <w:rFonts w:hint="eastAsia"/>
            <w:sz w:val="24"/>
          </w:rPr>
          <w:delText>体系</w:delText>
        </w:r>
      </w:del>
      <w:r>
        <w:rPr>
          <w:rFonts w:hint="eastAsia"/>
          <w:sz w:val="24"/>
        </w:rPr>
        <w:t>提供了经验支撑。</w:t>
      </w:r>
    </w:p>
    <w:p w14:paraId="5C5457D1">
      <w:pPr>
        <w:widowControl/>
        <w:spacing w:line="324" w:lineRule="auto"/>
        <w:ind w:firstLine="0" w:firstLineChars="0"/>
        <w:jc w:val="center"/>
        <w:rPr>
          <w:rFonts w:ascii="仿宋" w:hAnsi="仿宋" w:eastAsia="仿宋"/>
          <w:i/>
          <w:iCs/>
          <w:sz w:val="24"/>
          <w:rPrChange w:id="3017" w:author="孙程姣" w:date="2026-04-27T16:15:00Z">
            <w:rPr>
              <w:sz w:val="24"/>
            </w:rPr>
          </w:rPrChange>
        </w:rPr>
        <w:pPrChange w:id="3016" w:author="孙程姣" w:date="2026-04-27T16:15:00Z">
          <w:pPr>
            <w:widowControl/>
            <w:spacing w:line="324" w:lineRule="auto"/>
            <w:ind w:firstLine="480" w:firstLineChars="200"/>
          </w:pPr>
        </w:pPrChange>
      </w:pPr>
      <w:ins w:id="3018" w:author="孙程姣" w:date="2026-04-27T16:15:00Z">
        <w:r>
          <w:rPr>
            <w:rFonts w:hint="eastAsia" w:ascii="仿宋" w:hAnsi="仿宋" w:eastAsia="仿宋"/>
            <w:i/>
            <w:iCs/>
            <w:sz w:val="24"/>
            <w:rPrChange w:id="3019" w:author="孙程姣" w:date="2026-04-27T16:15:00Z">
              <w:rPr>
                <w:rFonts w:hint="eastAsia"/>
                <w:sz w:val="24"/>
              </w:rPr>
            </w:rPrChange>
          </w:rPr>
          <w:t>作者系</w:t>
        </w:r>
      </w:ins>
      <w:ins w:id="3020" w:author="孙程姣" w:date="2026-04-27T16:15:00Z">
        <w:r>
          <w:rPr>
            <w:rFonts w:hint="eastAsia" w:ascii="仿宋" w:hAnsi="仿宋" w:eastAsia="仿宋"/>
            <w:i/>
            <w:iCs/>
            <w:sz w:val="24"/>
            <w:rPrChange w:id="3021" w:author="孙程姣" w:date="2026-04-27T16:15:00Z">
              <w:rPr>
                <w:rFonts w:hint="eastAsia"/>
              </w:rPr>
            </w:rPrChange>
          </w:rPr>
          <w:t>同济大学政治与国际关系学院副教授、同济大学中国特色社会主义理论研究中心特约研究员</w:t>
        </w:r>
      </w:ins>
    </w:p>
    <w:p w14:paraId="3B2360D6">
      <w:pPr>
        <w:spacing w:line="324" w:lineRule="auto"/>
        <w:rPr>
          <w:ins w:id="3022" w:author="Wei" w:date="2025-05-22T21:52:00Z"/>
          <w:sz w:val="24"/>
        </w:rPr>
      </w:pPr>
    </w:p>
    <w:p w14:paraId="7E773155">
      <w:pPr>
        <w:spacing w:line="324" w:lineRule="auto"/>
        <w:rPr>
          <w:ins w:id="3023" w:author="Wei" w:date="2025-05-22T21:52:00Z"/>
          <w:del w:id="3024" w:author="孙程姣" w:date="2026-04-27T16:16:00Z"/>
          <w:sz w:val="24"/>
        </w:rPr>
      </w:pPr>
    </w:p>
    <w:p w14:paraId="40A1701B">
      <w:pPr>
        <w:spacing w:line="324" w:lineRule="auto"/>
        <w:rPr>
          <w:ins w:id="3025" w:author="Wei" w:date="2025-05-22T21:52:00Z"/>
          <w:del w:id="3026" w:author="孙程姣" w:date="2026-04-27T16:16:00Z"/>
          <w:b/>
          <w:bCs/>
          <w:sz w:val="24"/>
          <w:szCs w:val="32"/>
          <w:rPrChange w:id="3027" w:author="Wei" w:date="2025-05-22T21:53:00Z">
            <w:rPr>
              <w:ins w:id="3028" w:author="Wei" w:date="2025-05-22T21:52:00Z"/>
              <w:del w:id="3029" w:author="孙程姣" w:date="2026-04-27T16:16:00Z"/>
              <w:sz w:val="24"/>
            </w:rPr>
          </w:rPrChange>
        </w:rPr>
      </w:pPr>
      <w:ins w:id="3030" w:author="Wei" w:date="2025-05-22T21:52:00Z">
        <w:del w:id="3031" w:author="孙程姣" w:date="2026-04-27T16:16:00Z">
          <w:r>
            <w:rPr>
              <w:b/>
              <w:bCs/>
              <w:sz w:val="24"/>
              <w:szCs w:val="32"/>
              <w:rPrChange w:id="3032" w:author="Wei" w:date="2025-05-22T21:53:00Z">
                <w:rPr>
                  <w:sz w:val="24"/>
                </w:rPr>
              </w:rPrChange>
            </w:rPr>
            <w:delText>Process Optimization and Empowerment Society: The Experience Logic of Part</w:delText>
          </w:r>
        </w:del>
      </w:ins>
      <w:ins w:id="3033" w:author="Wei" w:date="2025-05-22T21:53:00Z">
        <w:del w:id="3034" w:author="孙程姣" w:date="2026-04-27T16:16:00Z">
          <w:r>
            <w:rPr>
              <w:rFonts w:hint="eastAsia"/>
              <w:b/>
              <w:bCs/>
              <w:sz w:val="24"/>
              <w:szCs w:val="32"/>
            </w:rPr>
            <w:delText xml:space="preserve">y </w:delText>
          </w:r>
        </w:del>
      </w:ins>
      <w:ins w:id="3035" w:author="Wei" w:date="2025-05-22T21:52:00Z">
        <w:del w:id="3036" w:author="孙程姣" w:date="2026-04-27T16:16:00Z">
          <w:r>
            <w:rPr>
              <w:b/>
              <w:bCs/>
              <w:sz w:val="24"/>
              <w:szCs w:val="32"/>
              <w:rPrChange w:id="3037" w:author="Wei" w:date="2025-05-22T21:53:00Z">
                <w:rPr>
                  <w:sz w:val="24"/>
                </w:rPr>
              </w:rPrChange>
            </w:rPr>
            <w:delText>Lead</w:delText>
          </w:r>
        </w:del>
      </w:ins>
      <w:ins w:id="3038" w:author="Wei" w:date="2025-05-22T21:53:00Z">
        <w:del w:id="3039" w:author="孙程姣" w:date="2026-04-27T16:16:00Z">
          <w:r>
            <w:rPr>
              <w:rFonts w:hint="eastAsia"/>
              <w:b/>
              <w:bCs/>
              <w:sz w:val="24"/>
              <w:szCs w:val="32"/>
            </w:rPr>
            <w:delText>ing</w:delText>
          </w:r>
        </w:del>
      </w:ins>
      <w:ins w:id="3040" w:author="Wei" w:date="2025-05-22T21:52:00Z">
        <w:del w:id="3041" w:author="孙程姣" w:date="2026-04-27T16:16:00Z">
          <w:r>
            <w:rPr>
              <w:b/>
              <w:bCs/>
              <w:sz w:val="24"/>
              <w:szCs w:val="32"/>
              <w:rPrChange w:id="3042" w:author="Wei" w:date="2025-05-22T21:53:00Z">
                <w:rPr>
                  <w:sz w:val="24"/>
                </w:rPr>
              </w:rPrChange>
            </w:rPr>
            <w:delText xml:space="preserve"> the Development of Grassroots Democracy</w:delText>
          </w:r>
        </w:del>
      </w:ins>
    </w:p>
    <w:p w14:paraId="2DF299F9">
      <w:pPr>
        <w:spacing w:line="324" w:lineRule="auto"/>
        <w:rPr>
          <w:ins w:id="3043" w:author="Wei" w:date="2025-05-22T21:52:00Z"/>
          <w:del w:id="3044" w:author="孙程姣" w:date="2026-04-27T16:16:00Z"/>
          <w:b/>
          <w:bCs/>
          <w:sz w:val="24"/>
          <w:szCs w:val="32"/>
          <w:rPrChange w:id="3045" w:author="Wei" w:date="2025-05-22T21:53:00Z">
            <w:rPr>
              <w:ins w:id="3046" w:author="Wei" w:date="2025-05-22T21:52:00Z"/>
              <w:del w:id="3047" w:author="孙程姣" w:date="2026-04-27T16:16:00Z"/>
              <w:sz w:val="24"/>
            </w:rPr>
          </w:rPrChange>
        </w:rPr>
      </w:pPr>
    </w:p>
    <w:p w14:paraId="0A245121">
      <w:pPr>
        <w:spacing w:line="324" w:lineRule="auto"/>
        <w:rPr>
          <w:ins w:id="3048" w:author="Wei" w:date="2025-05-22T21:52:00Z"/>
          <w:del w:id="3049" w:author="孙程姣" w:date="2026-04-27T16:16:00Z"/>
          <w:b/>
          <w:bCs/>
          <w:sz w:val="24"/>
          <w:szCs w:val="32"/>
          <w:rPrChange w:id="3050" w:author="Wei" w:date="2025-05-22T21:53:00Z">
            <w:rPr>
              <w:ins w:id="3051" w:author="Wei" w:date="2025-05-22T21:52:00Z"/>
              <w:del w:id="3052" w:author="孙程姣" w:date="2026-04-27T16:16:00Z"/>
              <w:sz w:val="24"/>
            </w:rPr>
          </w:rPrChange>
        </w:rPr>
      </w:pPr>
      <w:ins w:id="3053" w:author="Wei" w:date="2025-05-22T21:52:00Z">
        <w:del w:id="3054" w:author="孙程姣" w:date="2026-04-27T16:16:00Z">
          <w:r>
            <w:rPr>
              <w:b/>
              <w:bCs/>
              <w:sz w:val="24"/>
              <w:szCs w:val="32"/>
              <w:rPrChange w:id="3055" w:author="Wei" w:date="2025-05-22T21:53:00Z">
                <w:rPr>
                  <w:sz w:val="24"/>
                </w:rPr>
              </w:rPrChange>
            </w:rPr>
            <w:delText xml:space="preserve">Wei </w:delText>
          </w:r>
        </w:del>
      </w:ins>
      <w:ins w:id="3056" w:author="Wei" w:date="2025-05-22T21:53:00Z">
        <w:del w:id="3057" w:author="孙程姣" w:date="2026-04-27T16:16:00Z">
          <w:r>
            <w:rPr>
              <w:b/>
              <w:bCs/>
              <w:sz w:val="24"/>
              <w:szCs w:val="32"/>
              <w:rPrChange w:id="3058" w:author="Wei" w:date="2025-05-22T21:53:00Z">
                <w:rPr/>
              </w:rPrChange>
            </w:rPr>
            <w:delText>chenglin</w:delText>
          </w:r>
        </w:del>
      </w:ins>
    </w:p>
    <w:p w14:paraId="59FA5C0C">
      <w:pPr>
        <w:spacing w:line="324" w:lineRule="auto"/>
        <w:rPr>
          <w:ins w:id="3059" w:author="Wei" w:date="2025-05-22T21:52:00Z"/>
          <w:del w:id="3060" w:author="孙程姣" w:date="2026-04-27T16:16:00Z"/>
          <w:b/>
          <w:bCs/>
          <w:sz w:val="24"/>
          <w:szCs w:val="32"/>
          <w:rPrChange w:id="3061" w:author="Wei" w:date="2025-05-22T21:53:00Z">
            <w:rPr>
              <w:ins w:id="3062" w:author="Wei" w:date="2025-05-22T21:52:00Z"/>
              <w:del w:id="3063" w:author="孙程姣" w:date="2026-04-27T16:16:00Z"/>
              <w:sz w:val="24"/>
            </w:rPr>
          </w:rPrChange>
        </w:rPr>
      </w:pPr>
      <w:ins w:id="3064" w:author="Wei" w:date="2025-05-22T21:52:00Z">
        <w:del w:id="3065" w:author="孙程姣" w:date="2026-04-27T16:16:00Z">
          <w:r>
            <w:rPr>
              <w:b/>
              <w:bCs/>
              <w:sz w:val="24"/>
              <w:szCs w:val="32"/>
              <w:rPrChange w:id="3066" w:author="Wei" w:date="2025-05-22T21:53:00Z">
                <w:rPr>
                  <w:sz w:val="24"/>
                </w:rPr>
              </w:rPrChange>
            </w:rPr>
            <w:delText>(School of Politics and International Relations, Tongji University, Shanghai, 200092)</w:delText>
          </w:r>
        </w:del>
      </w:ins>
    </w:p>
    <w:p w14:paraId="35D78F3D">
      <w:pPr>
        <w:spacing w:line="324" w:lineRule="auto"/>
        <w:rPr>
          <w:ins w:id="3067" w:author="Wei" w:date="2025-05-22T21:52:00Z"/>
          <w:del w:id="3068" w:author="孙程姣" w:date="2026-04-27T16:16:00Z"/>
          <w:sz w:val="21"/>
          <w:rPrChange w:id="3069" w:author="Wei" w:date="2025-05-22T21:53:00Z">
            <w:rPr>
              <w:ins w:id="3070" w:author="Wei" w:date="2025-05-22T21:52:00Z"/>
              <w:del w:id="3071" w:author="孙程姣" w:date="2026-04-27T16:16:00Z"/>
              <w:sz w:val="24"/>
            </w:rPr>
          </w:rPrChange>
        </w:rPr>
      </w:pPr>
    </w:p>
    <w:p w14:paraId="08104318">
      <w:pPr>
        <w:spacing w:line="324" w:lineRule="auto"/>
        <w:rPr>
          <w:ins w:id="3072" w:author="Wei" w:date="2025-05-22T21:52:00Z"/>
          <w:del w:id="3073" w:author="孙程姣" w:date="2026-04-27T16:16:00Z"/>
          <w:sz w:val="21"/>
          <w:rPrChange w:id="3074" w:author="Wei" w:date="2025-05-22T21:53:00Z">
            <w:rPr>
              <w:ins w:id="3075" w:author="Wei" w:date="2025-05-22T21:52:00Z"/>
              <w:del w:id="3076" w:author="孙程姣" w:date="2026-04-27T16:16:00Z"/>
              <w:sz w:val="24"/>
            </w:rPr>
          </w:rPrChange>
        </w:rPr>
      </w:pPr>
      <w:ins w:id="3077" w:author="Wei" w:date="2025-05-22T21:52:00Z">
        <w:del w:id="3078" w:author="孙程姣" w:date="2026-04-27T16:16:00Z">
          <w:r>
            <w:rPr>
              <w:b/>
              <w:bCs/>
              <w:sz w:val="21"/>
              <w:rPrChange w:id="3079" w:author="Wei" w:date="2025-05-22T21:54:00Z">
                <w:rPr>
                  <w:sz w:val="24"/>
                </w:rPr>
              </w:rPrChange>
            </w:rPr>
            <w:delText>Abstract</w:delText>
          </w:r>
        </w:del>
      </w:ins>
      <w:ins w:id="3080" w:author="Wei" w:date="2025-05-22T21:52:00Z">
        <w:del w:id="3081" w:author="孙程姣" w:date="2026-04-27T16:16:00Z">
          <w:r>
            <w:rPr>
              <w:sz w:val="21"/>
              <w:rPrChange w:id="3082" w:author="Wei" w:date="2025-05-22T21:53:00Z">
                <w:rPr>
                  <w:sz w:val="24"/>
                </w:rPr>
              </w:rPrChange>
            </w:rPr>
            <w:delText xml:space="preserve">: Village-level democracy is an essential component of whole-process people's democracy, a crucial pathway for </w:delText>
          </w:r>
        </w:del>
      </w:ins>
      <w:ins w:id="3083" w:author="Wei" w:date="2025-05-22T21:54:00Z">
        <w:del w:id="3084" w:author="孙程姣" w:date="2026-04-27T16:16:00Z">
          <w:r>
            <w:rPr>
              <w:rFonts w:hint="eastAsia"/>
            </w:rPr>
            <w:delText>peasant</w:delText>
          </w:r>
        </w:del>
      </w:ins>
      <w:ins w:id="3085" w:author="Wei" w:date="2025-05-22T21:52:00Z">
        <w:del w:id="3086" w:author="孙程姣" w:date="2026-04-27T16:16:00Z">
          <w:r>
            <w:rPr>
              <w:sz w:val="21"/>
              <w:rPrChange w:id="3087" w:author="Wei" w:date="2025-05-22T21:53:00Z">
                <w:rPr>
                  <w:sz w:val="24"/>
                </w:rPr>
              </w:rPrChange>
            </w:rPr>
            <w:delText>s to directly participate in public affairs management and exercise their democratic rights, and a reflection of the progress and quality of democratization in Chinese society. Over the past three decades, grassroots democracy in rural areas has made progress while also encountering structural tensions from both theoretical and practical perspectives. Since the 18th National Congress of the Communist Party of China (CPC), the CPC has consciously adjusted grassroots democratic practices from the aspects of institutions, organizations, and implementation, promoting the organic integration of grassroots democracy and social governance. From the qualification review of candidates in democratic elections, control of the election site, to the democratic supervision of power operation, the process of democratic elections has been continuously optimized. By applying modern information technology, comprehensively promoting policy implementation, and improving and revitalizing democratic supervision systems, the Party has enhanced the people's ability to exercise their democratic rights. This has broken down the structural barriers between democratic values and effective governance, as well as between procedural and substantive democracy, thereby driving the high-quality development of rural democracy.</w:delText>
          </w:r>
        </w:del>
      </w:ins>
    </w:p>
    <w:p w14:paraId="13D50163">
      <w:pPr>
        <w:spacing w:line="324" w:lineRule="auto"/>
        <w:rPr>
          <w:del w:id="3088" w:author="孙程姣" w:date="2026-04-27T16:16:00Z"/>
          <w:sz w:val="21"/>
          <w:rPrChange w:id="3089" w:author="Wei" w:date="2025-05-22T21:53:00Z">
            <w:rPr>
              <w:del w:id="3090" w:author="孙程姣" w:date="2026-04-27T16:16:00Z"/>
              <w:sz w:val="24"/>
            </w:rPr>
          </w:rPrChange>
        </w:rPr>
      </w:pPr>
      <w:ins w:id="3091" w:author="Wei" w:date="2025-05-22T21:52:00Z">
        <w:del w:id="3092" w:author="孙程姣" w:date="2026-04-27T16:16:00Z">
          <w:r>
            <w:rPr>
              <w:b/>
              <w:bCs/>
              <w:sz w:val="21"/>
              <w:rPrChange w:id="3093" w:author="Wei" w:date="2025-05-22T21:54:00Z">
                <w:rPr>
                  <w:sz w:val="24"/>
                </w:rPr>
              </w:rPrChange>
            </w:rPr>
            <w:delText>Keywords</w:delText>
          </w:r>
        </w:del>
      </w:ins>
      <w:ins w:id="3094" w:author="Wei" w:date="2025-05-22T21:52:00Z">
        <w:del w:id="3095" w:author="孙程姣" w:date="2026-04-27T16:16:00Z">
          <w:r>
            <w:rPr>
              <w:sz w:val="21"/>
              <w:rPrChange w:id="3096" w:author="Wei" w:date="2025-05-22T21:53:00Z">
                <w:rPr>
                  <w:sz w:val="24"/>
                </w:rPr>
              </w:rPrChange>
            </w:rPr>
            <w:delText>:</w:delText>
          </w:r>
        </w:del>
      </w:ins>
      <w:ins w:id="3097" w:author="Wei" w:date="2025-05-22T21:54:00Z">
        <w:del w:id="3098" w:author="孙程姣" w:date="2026-04-27T16:16:00Z">
          <w:r>
            <w:rPr>
              <w:rFonts w:hint="eastAsia"/>
            </w:rPr>
            <w:delText xml:space="preserve"> </w:delText>
          </w:r>
        </w:del>
      </w:ins>
      <w:ins w:id="3099" w:author="Wei" w:date="2025-05-22T21:52:00Z">
        <w:del w:id="3100" w:author="孙程姣" w:date="2026-04-27T16:16:00Z">
          <w:r>
            <w:rPr>
              <w:sz w:val="21"/>
              <w:rPrChange w:id="3101" w:author="Wei" w:date="2025-05-22T21:53:00Z">
                <w:rPr>
                  <w:sz w:val="24"/>
                </w:rPr>
              </w:rPrChange>
            </w:rPr>
            <w:delText xml:space="preserve">Leadership of the Party; Whole-process </w:delText>
          </w:r>
        </w:del>
      </w:ins>
      <w:ins w:id="3102" w:author="Wei" w:date="2025-05-22T21:56:00Z">
        <w:del w:id="3103" w:author="孙程姣" w:date="2026-04-27T16:16:00Z">
          <w:r>
            <w:rPr>
              <w:rFonts w:hint="eastAsia"/>
            </w:rPr>
            <w:delText>P</w:delText>
          </w:r>
        </w:del>
      </w:ins>
      <w:ins w:id="3104" w:author="Wei" w:date="2025-05-22T21:52:00Z">
        <w:del w:id="3105" w:author="孙程姣" w:date="2026-04-27T16:16:00Z">
          <w:r>
            <w:rPr>
              <w:sz w:val="21"/>
              <w:rPrChange w:id="3106" w:author="Wei" w:date="2025-05-22T21:53:00Z">
                <w:rPr>
                  <w:sz w:val="24"/>
                </w:rPr>
              </w:rPrChange>
            </w:rPr>
            <w:delText xml:space="preserve">eople's </w:delText>
          </w:r>
        </w:del>
      </w:ins>
      <w:ins w:id="3107" w:author="Wei" w:date="2025-05-22T21:56:00Z">
        <w:del w:id="3108" w:author="孙程姣" w:date="2026-04-27T16:16:00Z">
          <w:r>
            <w:rPr>
              <w:rFonts w:hint="eastAsia"/>
            </w:rPr>
            <w:delText>D</w:delText>
          </w:r>
        </w:del>
      </w:ins>
      <w:ins w:id="3109" w:author="Wei" w:date="2025-05-22T21:52:00Z">
        <w:del w:id="3110" w:author="孙程姣" w:date="2026-04-27T16:16:00Z">
          <w:r>
            <w:rPr>
              <w:sz w:val="21"/>
              <w:rPrChange w:id="3111" w:author="Wei" w:date="2025-05-22T21:53:00Z">
                <w:rPr>
                  <w:sz w:val="24"/>
                </w:rPr>
              </w:rPrChange>
            </w:rPr>
            <w:delText xml:space="preserve">emocracy; Process </w:delText>
          </w:r>
        </w:del>
      </w:ins>
      <w:ins w:id="3112" w:author="Wei" w:date="2025-05-22T21:56:00Z">
        <w:del w:id="3113" w:author="孙程姣" w:date="2026-04-27T16:16:00Z">
          <w:r>
            <w:rPr>
              <w:rFonts w:hint="eastAsia"/>
            </w:rPr>
            <w:delText>O</w:delText>
          </w:r>
        </w:del>
      </w:ins>
      <w:ins w:id="3114" w:author="Wei" w:date="2025-05-22T21:52:00Z">
        <w:del w:id="3115" w:author="孙程姣" w:date="2026-04-27T16:16:00Z">
          <w:r>
            <w:rPr>
              <w:sz w:val="21"/>
              <w:rPrChange w:id="3116" w:author="Wei" w:date="2025-05-22T21:53:00Z">
                <w:rPr>
                  <w:sz w:val="24"/>
                </w:rPr>
              </w:rPrChange>
            </w:rPr>
            <w:delText xml:space="preserve">ptimization; Empowerment </w:delText>
          </w:r>
        </w:del>
      </w:ins>
      <w:ins w:id="3117" w:author="Wei" w:date="2025-05-22T21:56:00Z">
        <w:del w:id="3118" w:author="孙程姣" w:date="2026-04-27T16:16:00Z">
          <w:r>
            <w:rPr>
              <w:rFonts w:hint="eastAsia"/>
            </w:rPr>
            <w:delText>S</w:delText>
          </w:r>
        </w:del>
      </w:ins>
      <w:ins w:id="3119" w:author="Wei" w:date="2025-05-22T21:52:00Z">
        <w:del w:id="3120" w:author="孙程姣" w:date="2026-04-27T16:16:00Z">
          <w:r>
            <w:rPr>
              <w:sz w:val="21"/>
              <w:rPrChange w:id="3121" w:author="Wei" w:date="2025-05-22T21:53:00Z">
                <w:rPr>
                  <w:sz w:val="24"/>
                </w:rPr>
              </w:rPrChange>
            </w:rPr>
            <w:delText xml:space="preserve">ociety; Democratic </w:delText>
          </w:r>
        </w:del>
      </w:ins>
      <w:ins w:id="3122" w:author="Wei" w:date="2025-05-22T21:56:00Z">
        <w:del w:id="3123" w:author="孙程姣" w:date="2026-04-27T16:16:00Z">
          <w:r>
            <w:rPr>
              <w:rFonts w:hint="eastAsia"/>
            </w:rPr>
            <w:delText>G</w:delText>
          </w:r>
        </w:del>
      </w:ins>
      <w:ins w:id="3124" w:author="Wei" w:date="2025-05-22T21:52:00Z">
        <w:del w:id="3125" w:author="孙程姣" w:date="2026-04-27T16:16:00Z">
          <w:r>
            <w:rPr>
              <w:sz w:val="21"/>
              <w:rPrChange w:id="3126" w:author="Wei" w:date="2025-05-22T21:53:00Z">
                <w:rPr>
                  <w:sz w:val="24"/>
                </w:rPr>
              </w:rPrChange>
            </w:rPr>
            <w:delText>overnance</w:delText>
          </w:r>
        </w:del>
      </w:ins>
    </w:p>
    <w:p w14:paraId="7B441DBD">
      <w:pPr>
        <w:spacing w:line="324" w:lineRule="auto"/>
        <w:rPr>
          <w:del w:id="3128" w:author="孙程姣" w:date="2026-04-27T16:16:00Z"/>
          <w:b w:val="0"/>
          <w:bCs w:val="0"/>
          <w:rPrChange w:id="3129" w:author="Wei" w:date="2025-05-22T21:53:00Z">
            <w:rPr>
              <w:del w:id="3130" w:author="孙程姣" w:date="2026-04-27T16:16:00Z"/>
              <w:b/>
              <w:bCs/>
            </w:rPr>
          </w:rPrChange>
        </w:rPr>
        <w:pPrChange w:id="3127" w:author="孙程姣" w:date="2026-04-27T16:16:00Z">
          <w:pPr/>
        </w:pPrChange>
      </w:pPr>
      <w:del w:id="3131" w:author="孙程姣" w:date="2026-04-27T16:16:00Z">
        <w:r>
          <w:rPr>
            <w:b w:val="0"/>
            <w:bCs w:val="0"/>
            <w:rPrChange w:id="3132" w:author="Wei" w:date="2025-05-22T21:53:00Z">
              <w:rPr>
                <w:b/>
                <w:bCs/>
              </w:rPr>
            </w:rPrChange>
          </w:rPr>
          <w:delText xml:space="preserve">PROCESS OPTIMIZATION AND EMPOWERMENT SOCIETY: THE EMPIRICAL LOGIC OF THE PARTY PROMOTING  GRASS-ROOTS DEMOCRACY </w:delText>
        </w:r>
      </w:del>
    </w:p>
    <w:p w14:paraId="1422F389">
      <w:pPr>
        <w:spacing w:line="324" w:lineRule="auto"/>
        <w:rPr>
          <w:del w:id="3134" w:author="孙程姣" w:date="2026-04-27T16:16:00Z"/>
        </w:rPr>
        <w:pPrChange w:id="3133" w:author="孙程姣" w:date="2026-04-27T16:16:00Z">
          <w:pPr/>
        </w:pPrChange>
      </w:pPr>
    </w:p>
    <w:p w14:paraId="0DAF5215">
      <w:pPr>
        <w:spacing w:line="324" w:lineRule="auto"/>
        <w:rPr>
          <w:del w:id="3136" w:author="孙程姣" w:date="2026-04-27T16:16:00Z"/>
        </w:rPr>
        <w:pPrChange w:id="3135" w:author="孙程姣" w:date="2026-04-27T16:16:00Z">
          <w:pPr/>
        </w:pPrChange>
      </w:pPr>
      <w:del w:id="3137" w:author="孙程姣" w:date="2026-04-27T16:16:00Z">
        <w:r>
          <w:rPr>
            <w:b w:val="0"/>
            <w:bCs w:val="0"/>
            <w:rPrChange w:id="3138" w:author="Wei" w:date="2025-05-22T21:53:00Z">
              <w:rPr>
                <w:b/>
                <w:bCs/>
              </w:rPr>
            </w:rPrChange>
          </w:rPr>
          <w:delText>ABSTRACT</w:delText>
        </w:r>
      </w:del>
      <w:del w:id="3139" w:author="孙程姣" w:date="2026-04-27T16:16:00Z">
        <w:r>
          <w:rPr>
            <w:rFonts w:hint="eastAsia"/>
          </w:rPr>
          <w:delText>: Village</w:delText>
        </w:r>
      </w:del>
      <w:del w:id="3140" w:author="孙程姣" w:date="2026-04-27T16:16:00Z">
        <w:r>
          <w:rPr/>
          <w:delText>r</w:delText>
        </w:r>
      </w:del>
      <w:del w:id="3141" w:author="孙程姣" w:date="2026-04-27T16:16:00Z">
        <w:r>
          <w:rPr>
            <w:rFonts w:hint="eastAsia"/>
          </w:rPr>
          <w:delText xml:space="preserve"> democracy is an important part of the whole process of people's democracy, an important way for the people to directly participate in the management of public affairs and realize their democratic rights, reflect</w:delText>
        </w:r>
      </w:del>
      <w:del w:id="3142" w:author="孙程姣" w:date="2026-04-27T16:16:00Z">
        <w:r>
          <w:rPr/>
          <w:delText>ing</w:delText>
        </w:r>
      </w:del>
      <w:del w:id="3143" w:author="孙程姣" w:date="2026-04-27T16:16:00Z">
        <w:r>
          <w:rPr>
            <w:rFonts w:hint="eastAsia"/>
          </w:rPr>
          <w:delText xml:space="preserve"> the progress and quality of China's social democratization. In the past 30 years, rural grassroots democracy has made progress but also encountered structural constraints from theory, society and system. Since the 18th National Congress of the Communist Party of China, part</w:delText>
        </w:r>
      </w:del>
      <w:del w:id="3144" w:author="孙程姣" w:date="2026-04-27T16:16:00Z">
        <w:r>
          <w:rPr/>
          <w:delText>y</w:delText>
        </w:r>
      </w:del>
      <w:del w:id="3145" w:author="孙程姣" w:date="2026-04-27T16:16:00Z">
        <w:r>
          <w:rPr>
            <w:rFonts w:hint="eastAsia"/>
          </w:rPr>
          <w:delText xml:space="preserve"> have consciously adapted the practice of community-level democracy from the institutional, organizational and implementation levels, and promoted the integration of community-level democracy and social governance. The process of grassroots democratic election has been constantly optimized, from candidate qualification examination, on-site election control to democratic supervision of power operation. Party through modern information technology, the overall improve policy implementation, and activate the measures such as democratic supervision system, promote social democratic rights into social democracy, which broke the democratic value and effective governance, structural obstacles between procedure democracy and substantial democracy, promote high-quality development of democracy in rural areas</w:delText>
        </w:r>
      </w:del>
      <w:del w:id="3146" w:author="孙程姣" w:date="2026-04-27T16:16:00Z">
        <w:r>
          <w:rPr/>
          <w:delText>.</w:delText>
        </w:r>
      </w:del>
    </w:p>
    <w:p w14:paraId="206EEC6D">
      <w:pPr>
        <w:spacing w:line="324" w:lineRule="auto"/>
        <w:rPr>
          <w:del w:id="3148" w:author="孙程姣" w:date="2026-04-27T16:16:00Z"/>
        </w:rPr>
        <w:pPrChange w:id="3147" w:author="孙程姣" w:date="2026-04-27T16:16:00Z">
          <w:pPr/>
        </w:pPrChange>
      </w:pPr>
      <w:del w:id="3149" w:author="孙程姣" w:date="2026-04-27T16:16:00Z">
        <w:r>
          <w:rPr>
            <w:b w:val="0"/>
            <w:bCs w:val="0"/>
            <w:rPrChange w:id="3150" w:author="Wei" w:date="2025-05-22T21:53:00Z">
              <w:rPr>
                <w:b/>
                <w:bCs/>
              </w:rPr>
            </w:rPrChange>
          </w:rPr>
          <w:delText>KEY WORDS</w:delText>
        </w:r>
      </w:del>
      <w:del w:id="3151" w:author="孙程姣" w:date="2026-04-27T16:16:00Z">
        <w:r>
          <w:rPr>
            <w:rFonts w:hint="eastAsia"/>
          </w:rPr>
          <w:delText>: Party leadership; People's democracy throughout the process; Process optimization; Empowerment society; The governance of democratic</w:delText>
        </w:r>
      </w:del>
    </w:p>
    <w:p w14:paraId="647DCD9C">
      <w:pPr>
        <w:spacing w:line="324" w:lineRule="auto"/>
        <w:rPr>
          <w:del w:id="3153" w:author="孙程姣" w:date="2026-04-27T16:16:00Z"/>
        </w:rPr>
        <w:pPrChange w:id="3152" w:author="孙程姣" w:date="2026-04-27T16:16:00Z">
          <w:pPr>
            <w:pStyle w:val="4"/>
          </w:pPr>
        </w:pPrChange>
      </w:pPr>
    </w:p>
    <w:p w14:paraId="395BE292">
      <w:pPr>
        <w:spacing w:line="324" w:lineRule="auto"/>
        <w:rPr>
          <w:del w:id="3154" w:author="孙程姣" w:date="2026-04-27T16:16:00Z"/>
          <w:sz w:val="21"/>
          <w:rPrChange w:id="3155" w:author="Wei" w:date="2025-05-22T21:53:00Z">
            <w:rPr>
              <w:del w:id="3156" w:author="孙程姣" w:date="2026-04-27T16:16:00Z"/>
              <w:sz w:val="24"/>
            </w:rPr>
          </w:rPrChange>
        </w:rPr>
      </w:pPr>
    </w:p>
    <w:p w14:paraId="1DF22491">
      <w:pPr>
        <w:spacing w:line="324" w:lineRule="auto"/>
        <w:rPr>
          <w:rFonts w:hint="eastAsia" w:ascii="黑体" w:hAnsi="黑体" w:eastAsia="黑体" w:cs="黑体"/>
          <w:sz w:val="24"/>
          <w:szCs w:val="32"/>
        </w:rPr>
      </w:pPr>
    </w:p>
    <w:sectPr>
      <w:footerReference r:id="rId6" w:type="default"/>
      <w:footnotePr>
        <w:numFmt w:val="decimalEnclosedCircleChinese"/>
        <w:numRestart w:val="eachPage"/>
      </w:footnotePr>
      <w:endnotePr>
        <w:numFmt w:val="decimal"/>
      </w:endnote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孙程姣" w:date="2026-05-07T11:11:00Z" w:initials="">
    <w:p w14:paraId="63700B36">
      <w:pPr>
        <w:pStyle w:val="3"/>
      </w:pPr>
      <w:r>
        <w:rPr>
          <w:rFonts w:hint="eastAsia"/>
        </w:rPr>
        <w:t>后半句中的“实践”应本就包括农村基层民主，如此，整个句子的逻辑就存在问题。</w:t>
      </w:r>
    </w:p>
    <w:p w14:paraId="6D55EC3A">
      <w:pPr>
        <w:pStyle w:val="3"/>
      </w:pPr>
      <w:r>
        <w:rPr>
          <w:rFonts w:hint="eastAsia"/>
        </w:rPr>
        <w:t>请魏老师酌改。</w:t>
      </w:r>
    </w:p>
  </w:comment>
  <w:comment w:id="1" w:author="Wei [2]" w:date="2026-05-23T17:35:42Z" w:initials="">
    <w:p w14:paraId="43A1837F">
      <w:pPr>
        <w:pStyle w:val="3"/>
        <w:rPr>
          <w:rFonts w:hint="default" w:eastAsia="宋体"/>
          <w:lang w:val="en-US" w:eastAsia="zh-CN"/>
        </w:rPr>
      </w:pPr>
      <w:r>
        <w:rPr>
          <w:rFonts w:hint="eastAsia"/>
          <w:lang w:val="en-US" w:eastAsia="zh-CN"/>
        </w:rPr>
        <w:t>已修改。请孙老师查阅妥否</w:t>
      </w:r>
    </w:p>
  </w:comment>
  <w:comment w:id="2" w:author="孙程姣" w:date="2026-05-07T11:10:00Z" w:initials="">
    <w:p w14:paraId="58416961">
      <w:pPr>
        <w:pStyle w:val="3"/>
      </w:pPr>
      <w:r>
        <w:rPr>
          <w:rFonts w:hint="eastAsia"/>
        </w:rPr>
        <w:t>此关键词是否有析出的必要，请二审把关。</w:t>
      </w:r>
    </w:p>
  </w:comment>
  <w:comment w:id="3" w:author="孙程姣" w:date="2026-05-07T11:14:00Z" w:initials="">
    <w:p w14:paraId="25F01CF5">
      <w:pPr>
        <w:pStyle w:val="3"/>
      </w:pPr>
      <w:r>
        <w:rPr>
          <w:rFonts w:hint="eastAsia"/>
        </w:rPr>
        <w:t>魏老师，按规范，不同级别的标题间需要有过渡段或过渡句，此二级标题与一级标题（即文章标题）之间需要有一段内容，请您补充，可以另拟，也可以从第一部分切一段放至此二级标题之前。</w:t>
      </w:r>
    </w:p>
  </w:comment>
  <w:comment w:id="4" w:author="Wei [2]" w:date="2026-05-23T17:36:10Z" w:initials="">
    <w:p w14:paraId="64B3490E">
      <w:pPr>
        <w:pStyle w:val="3"/>
        <w:rPr>
          <w:rFonts w:hint="default" w:eastAsia="宋体"/>
          <w:lang w:val="en-US" w:eastAsia="zh-CN"/>
        </w:rPr>
      </w:pPr>
      <w:r>
        <w:rPr>
          <w:rFonts w:hint="eastAsia"/>
          <w:lang w:val="en-US" w:eastAsia="zh-CN"/>
        </w:rPr>
        <w:t>孙老师好，此处已将两部分合为一部分，增删了部分内容，尽快进入主题。</w:t>
      </w:r>
    </w:p>
  </w:comment>
  <w:comment w:id="5" w:author="孙程姣" w:date="2026-05-07T11:39:00Z" w:initials="">
    <w:p w14:paraId="43381A80">
      <w:pPr>
        <w:pStyle w:val="3"/>
      </w:pPr>
      <w:r>
        <w:rPr>
          <w:rFonts w:hint="eastAsia"/>
        </w:rPr>
        <w:t>魏老师，这句话有两个主语，一是村民委员会，二是村民自治的空间，两者陈述的时间段不一样，两者间的逻辑是？建议补充相应内容，以使句子内部的逻辑畅通。</w:t>
      </w:r>
    </w:p>
  </w:comment>
  <w:comment w:id="6" w:author="Wei [2]" w:date="2026-05-22T14:01:27Z" w:initials="">
    <w:p w14:paraId="02E01787">
      <w:pPr>
        <w:pStyle w:val="3"/>
        <w:rPr>
          <w:rFonts w:hint="default" w:eastAsia="宋体"/>
          <w:lang w:val="en-US" w:eastAsia="zh-CN"/>
        </w:rPr>
      </w:pPr>
      <w:r>
        <w:rPr>
          <w:rFonts w:hint="eastAsia"/>
          <w:lang w:val="en-US" w:eastAsia="zh-CN"/>
        </w:rPr>
        <w:t>已补充和修改</w:t>
      </w:r>
    </w:p>
  </w:comment>
  <w:comment w:id="7" w:author="孙程姣" w:date="2026-05-07T11:47:00Z" w:initials="">
    <w:p w14:paraId="78C3EA1C">
      <w:pPr>
        <w:pStyle w:val="3"/>
      </w:pPr>
      <w:r>
        <w:rPr>
          <w:rFonts w:hint="eastAsia"/>
        </w:rPr>
        <w:t>魏老师，建议三个阶段的表述方式统一，即“年份+标志性事件”，目前第一和第三阶段用的标志性事件，第二阶段用的年份。</w:t>
      </w:r>
    </w:p>
    <w:p w14:paraId="30CAAA2E">
      <w:pPr>
        <w:pStyle w:val="3"/>
      </w:pPr>
      <w:r>
        <w:rPr>
          <w:rFonts w:hint="eastAsia"/>
        </w:rPr>
        <w:t>例如，第一阶段可表述为：第一阶段为</w:t>
      </w:r>
      <w:r>
        <w:rPr>
          <w:rFonts w:hint="eastAsia"/>
          <w:color w:val="FF0000"/>
        </w:rPr>
        <w:t>1985—1998年</w:t>
      </w:r>
      <w:r>
        <w:rPr>
          <w:rFonts w:hint="eastAsia"/>
        </w:rPr>
        <w:t>【</w:t>
      </w:r>
      <w:r>
        <w:rPr>
          <w:rFonts w:hint="eastAsia" w:ascii="仿宋" w:hAnsi="仿宋" w:eastAsia="仿宋"/>
        </w:rPr>
        <w:t>时间段我不太确定，大致意思是这样的</w:t>
      </w:r>
      <w:r>
        <w:rPr>
          <w:rFonts w:hint="eastAsia"/>
        </w:rPr>
        <w:t>】，人民公社解体后以自然村为基础的自发自治阶段。</w:t>
      </w:r>
    </w:p>
  </w:comment>
  <w:comment w:id="8" w:author="Wei [2]" w:date="2026-05-22T14:01:38Z" w:initials="">
    <w:p w14:paraId="725DE5C5">
      <w:pPr>
        <w:pStyle w:val="3"/>
        <w:rPr>
          <w:rFonts w:hint="default" w:eastAsia="宋体"/>
          <w:lang w:val="en-US" w:eastAsia="zh-CN"/>
        </w:rPr>
      </w:pPr>
      <w:r>
        <w:rPr>
          <w:rFonts w:hint="eastAsia"/>
          <w:lang w:val="en-US" w:eastAsia="zh-CN"/>
        </w:rPr>
        <w:t>已补充资料并修改表述</w:t>
      </w:r>
    </w:p>
  </w:comment>
  <w:comment w:id="9" w:author="孙程姣" w:date="2026-05-07T11:43:00Z" w:initials="">
    <w:p w14:paraId="6E8BA329">
      <w:pPr>
        <w:pStyle w:val="3"/>
      </w:pPr>
      <w:r>
        <w:rPr>
          <w:rFonts w:hint="eastAsia"/>
        </w:rPr>
        <w:t>此注释标号位置请魏老师把关，若是仅对应引号里的内容，则放至后引号之后；若是对应三个阶段，则放至句号之后。</w:t>
      </w:r>
    </w:p>
  </w:comment>
  <w:comment w:id="10" w:author="Wei [2]" w:date="2026-05-22T14:02:47Z" w:initials="">
    <w:p w14:paraId="3B667642">
      <w:pPr>
        <w:pStyle w:val="3"/>
        <w:rPr>
          <w:rFonts w:hint="default" w:eastAsia="宋体"/>
          <w:lang w:val="en-US" w:eastAsia="zh-CN"/>
        </w:rPr>
      </w:pPr>
      <w:r>
        <w:rPr>
          <w:rFonts w:hint="eastAsia"/>
          <w:lang w:val="en-US" w:eastAsia="zh-CN"/>
        </w:rPr>
        <w:t>已修改，并全文核查</w:t>
      </w:r>
    </w:p>
  </w:comment>
  <w:comment w:id="11" w:author="余小多" w:date="2025-05-21T11:10:00Z" w:initials="">
    <w:p w14:paraId="4DDB86A6">
      <w:pPr>
        <w:pStyle w:val="3"/>
      </w:pPr>
      <w:r>
        <w:rPr>
          <w:rFonts w:hint="eastAsia"/>
        </w:rPr>
        <w:t>多了一个“不”？</w:t>
      </w:r>
    </w:p>
  </w:comment>
  <w:comment w:id="12" w:author="余小多" w:date="2025-05-21T11:10:00Z" w:initials="">
    <w:p w14:paraId="54C5F731">
      <w:pPr>
        <w:pStyle w:val="3"/>
      </w:pPr>
      <w:r>
        <w:rPr>
          <w:rFonts w:hint="eastAsia"/>
        </w:rPr>
        <w:t>意思矛盾？</w:t>
      </w:r>
    </w:p>
  </w:comment>
  <w:comment w:id="13" w:author="Wei" w:date="2025-05-22T19:55:00Z" w:initials="">
    <w:p w14:paraId="6E38812B">
      <w:pPr>
        <w:pStyle w:val="3"/>
      </w:pPr>
      <w:r>
        <w:rPr>
          <w:rFonts w:hint="eastAsia"/>
        </w:rPr>
        <w:t>是另一派学者的观点。已分段处理。</w:t>
      </w:r>
    </w:p>
  </w:comment>
  <w:comment w:id="14" w:author="孙程姣" w:date="2026-05-08T15:04:00Z" w:initials="">
    <w:p w14:paraId="02EFA191">
      <w:pPr>
        <w:pStyle w:val="3"/>
      </w:pPr>
      <w:r>
        <w:rPr>
          <w:rFonts w:hint="eastAsia"/>
        </w:rPr>
        <w:t>魏老师，此标题请酌，张力通常是存在于两者之间的，“面临的理论与制度张力”似只体现了张力的一方。也许您此处是想表达选举民主实践与理论之间的张力？</w:t>
      </w:r>
    </w:p>
    <w:p w14:paraId="2E59AAAC">
      <w:pPr>
        <w:pStyle w:val="3"/>
      </w:pPr>
      <w:r>
        <w:rPr>
          <w:rFonts w:hint="eastAsia"/>
        </w:rPr>
        <w:t>此标题表述，还请您酌。</w:t>
      </w:r>
    </w:p>
    <w:p w14:paraId="43CB0FA5">
      <w:pPr>
        <w:pStyle w:val="3"/>
      </w:pPr>
      <w:r>
        <w:rPr>
          <w:rFonts w:hint="eastAsia"/>
        </w:rPr>
        <w:t>另外，依据标题，您下文结构中是否在实践部分体现下“制度”？以使层层呼应。</w:t>
      </w:r>
    </w:p>
  </w:comment>
  <w:comment w:id="15" w:author="孙程姣" w:date="2026-05-08T15:30:00Z" w:initials="">
    <w:p w14:paraId="6E07463E">
      <w:pPr>
        <w:pStyle w:val="3"/>
      </w:pPr>
      <w:r>
        <w:rPr>
          <w:rFonts w:hint="eastAsia"/>
        </w:rPr>
        <w:t>本部分似仍在讨论现实治理需求与西方民主理论之间的张力，而不是理论内部存在的张力。请二审把关，作者酌改。</w:t>
      </w:r>
    </w:p>
  </w:comment>
  <w:comment w:id="16" w:author="Wei [2]" w:date="2026-05-23T19:58:07Z" w:initials="">
    <w:p w14:paraId="4C0AFF68">
      <w:pPr>
        <w:pStyle w:val="3"/>
        <w:rPr>
          <w:rFonts w:hint="default" w:eastAsia="宋体"/>
          <w:lang w:val="en-US" w:eastAsia="zh-CN"/>
        </w:rPr>
      </w:pPr>
      <w:r>
        <w:rPr>
          <w:rFonts w:hint="eastAsia"/>
          <w:lang w:val="en-US" w:eastAsia="zh-CN"/>
        </w:rPr>
        <w:t>已修改小标题，明确本段主要讨论“竞争性选举民主理论的局限性”</w:t>
      </w:r>
    </w:p>
  </w:comment>
  <w:comment w:id="17" w:author="孙程姣" w:date="2026-05-08T15:14:00Z" w:initials="">
    <w:p w14:paraId="66FBB0A8">
      <w:pPr>
        <w:pStyle w:val="3"/>
      </w:pPr>
      <w:r>
        <w:rPr>
          <w:rFonts w:hint="eastAsia"/>
        </w:rPr>
        <w:t>虽然有出处，但是这个观点本身就是值得商榷的，而且已经被事实证明是存在一定问题的。</w:t>
      </w:r>
    </w:p>
    <w:p w14:paraId="4C44E7B7">
      <w:pPr>
        <w:pStyle w:val="3"/>
      </w:pPr>
      <w:r>
        <w:rPr>
          <w:rFonts w:hint="eastAsia"/>
        </w:rPr>
        <w:t>已将“在全球范围内”改为“在西方理论中”，</w:t>
      </w:r>
    </w:p>
    <w:p w14:paraId="42FC1279">
      <w:pPr>
        <w:pStyle w:val="3"/>
      </w:pPr>
      <w:r>
        <w:rPr>
          <w:rFonts w:hint="eastAsia"/>
        </w:rPr>
        <w:t>此处请二审把关，作者酌改。</w:t>
      </w:r>
    </w:p>
    <w:p w14:paraId="6AF543D3">
      <w:pPr>
        <w:pStyle w:val="3"/>
      </w:pPr>
    </w:p>
  </w:comment>
  <w:comment w:id="18" w:author="Wei [2]" w:date="2026-05-23T19:59:41Z" w:initials="">
    <w:p w14:paraId="31CB222D">
      <w:pPr>
        <w:pStyle w:val="3"/>
        <w:rPr>
          <w:rFonts w:hint="default" w:eastAsia="宋体"/>
          <w:lang w:val="en-US" w:eastAsia="zh-CN"/>
        </w:rPr>
      </w:pPr>
      <w:r>
        <w:rPr>
          <w:rFonts w:hint="eastAsia"/>
          <w:lang w:val="en-US" w:eastAsia="zh-CN"/>
        </w:rPr>
        <w:t>这个观点确实值得商榷，我进一步修改为“西方学者将……”，不知妥否？</w:t>
      </w:r>
    </w:p>
  </w:comment>
  <w:comment w:id="19" w:author="孙程姣" w:date="2026-05-08T15:16:00Z" w:initials="">
    <w:p w14:paraId="6AA21706">
      <w:pPr>
        <w:pStyle w:val="3"/>
      </w:pPr>
      <w:r>
        <w:rPr>
          <w:rFonts w:hint="eastAsia"/>
        </w:rPr>
        <w:t>魏老师，依据规范，外国学者首次出现时，请使用其完整译名并备注其外文。全文此类情形同。</w:t>
      </w:r>
    </w:p>
    <w:p w14:paraId="3D820A07">
      <w:pPr>
        <w:pStyle w:val="3"/>
      </w:pPr>
      <w:r>
        <w:rPr>
          <w:rFonts w:hint="eastAsia"/>
        </w:rPr>
        <w:t>例如：约瑟夫·熊彼特（</w:t>
      </w:r>
      <w:r>
        <w:t>Joseph Schumpeter</w:t>
      </w:r>
      <w:r>
        <w:rPr>
          <w:rFonts w:hint="eastAsia"/>
        </w:rPr>
        <w:t>）</w:t>
      </w:r>
    </w:p>
  </w:comment>
  <w:comment w:id="20" w:author="Wei [2]" w:date="2026-05-23T20:00:21Z" w:initials="">
    <w:p w14:paraId="0ACA6D77">
      <w:pPr>
        <w:pStyle w:val="3"/>
        <w:rPr>
          <w:rFonts w:hint="default" w:eastAsia="宋体"/>
          <w:lang w:val="en-US" w:eastAsia="zh-CN"/>
        </w:rPr>
      </w:pPr>
      <w:r>
        <w:rPr>
          <w:rFonts w:hint="eastAsia"/>
          <w:lang w:val="en-US" w:eastAsia="zh-CN"/>
        </w:rPr>
        <w:t>已全文补充，请查妥否</w:t>
      </w:r>
    </w:p>
  </w:comment>
  <w:comment w:id="21" w:author="孙程姣" w:date="2026-05-08T15:26:00Z" w:initials="">
    <w:p w14:paraId="0FBE3592">
      <w:pPr>
        <w:pStyle w:val="3"/>
      </w:pPr>
      <w:r>
        <w:rPr>
          <w:rFonts w:hint="eastAsia"/>
        </w:rPr>
        <w:t>请补全译名和英文备注。</w:t>
      </w:r>
    </w:p>
  </w:comment>
  <w:comment w:id="22" w:author="孙程姣" w:date="2026-05-08T15:28:00Z" w:initials="">
    <w:p w14:paraId="56751E79">
      <w:pPr>
        <w:pStyle w:val="3"/>
      </w:pPr>
      <w:r>
        <w:rPr>
          <w:rFonts w:hint="eastAsia"/>
        </w:rPr>
        <w:t>此表述才是对“张力”的准确运用，也请魏老师根据此处，调整全文其他各处。</w:t>
      </w:r>
    </w:p>
  </w:comment>
  <w:comment w:id="23" w:author="Wei [2]" w:date="2026-05-23T20:00:51Z" w:initials="">
    <w:p w14:paraId="5BE0F96D">
      <w:pPr>
        <w:pStyle w:val="3"/>
        <w:rPr>
          <w:rFonts w:hint="default" w:eastAsia="宋体"/>
          <w:lang w:val="en-US" w:eastAsia="zh-CN"/>
        </w:rPr>
      </w:pPr>
      <w:r>
        <w:rPr>
          <w:rFonts w:hint="eastAsia"/>
          <w:lang w:val="en-US" w:eastAsia="zh-CN"/>
        </w:rPr>
        <w:t>已采纳孙老师建议，请查妥否</w:t>
      </w:r>
    </w:p>
  </w:comment>
  <w:comment w:id="24" w:author="孙程姣" w:date="2026-05-11T14:32:00Z" w:initials="">
    <w:p w14:paraId="32C1C760">
      <w:pPr>
        <w:pStyle w:val="3"/>
        <w:rPr>
          <w:rFonts w:hint="eastAsia"/>
        </w:rPr>
      </w:pPr>
      <w:r>
        <w:rPr>
          <w:rFonts w:hint="eastAsia"/>
        </w:rPr>
        <w:t>“民主权力”不符合理论搭配，另核对被引文章后，文章中也无“民主权力”的表述，请魏老师酌。</w:t>
      </w:r>
    </w:p>
  </w:comment>
  <w:comment w:id="25" w:author="孙程姣" w:date="2026-05-08T15:51:00Z" w:initials="">
    <w:p w14:paraId="28D916BD">
      <w:pPr>
        <w:pStyle w:val="3"/>
      </w:pPr>
      <w:r>
        <w:rPr>
          <w:rFonts w:hint="eastAsia"/>
        </w:rPr>
        <w:t>此表述妥否，请三审把关。</w:t>
      </w:r>
    </w:p>
  </w:comment>
  <w:comment w:id="26" w:author="孙程姣" w:date="2026-05-08T15:58:00Z" w:initials="">
    <w:p w14:paraId="07B115A4">
      <w:pPr>
        <w:pStyle w:val="3"/>
      </w:pPr>
      <w:r>
        <w:rPr>
          <w:rFonts w:hint="eastAsia"/>
        </w:rPr>
        <w:t>此处表述，请魏老师把关。</w:t>
      </w:r>
    </w:p>
  </w:comment>
  <w:comment w:id="27" w:author="Wei [2]" w:date="2026-05-23T14:59:17Z" w:initials="">
    <w:p w14:paraId="23A339C4">
      <w:pPr>
        <w:pStyle w:val="3"/>
        <w:rPr>
          <w:rFonts w:hint="default" w:eastAsia="宋体"/>
          <w:lang w:val="en-US" w:eastAsia="zh-CN"/>
        </w:rPr>
      </w:pPr>
      <w:r>
        <w:rPr>
          <w:rFonts w:hint="eastAsia"/>
          <w:lang w:val="en-US" w:eastAsia="zh-CN"/>
        </w:rPr>
        <w:t>已修改为具体的“低收入阶层”，相关阐述在后续的注释文献中有所提及。</w:t>
      </w:r>
    </w:p>
  </w:comment>
  <w:comment w:id="28" w:author="孙程姣" w:date="2026-05-08T16:01:00Z" w:initials="">
    <w:p w14:paraId="0BA6F6D5">
      <w:pPr>
        <w:pStyle w:val="3"/>
      </w:pPr>
      <w:r>
        <w:rPr>
          <w:rFonts w:hint="eastAsia"/>
        </w:rPr>
        <w:t>距发文已经15年过去了，现在情况依然如此吗？那我们招黑除恶的行动等于没有取得任何成效吗？此处请二审三审把关，作者酌改。</w:t>
      </w:r>
    </w:p>
    <w:p w14:paraId="35CBEFA1">
      <w:pPr>
        <w:pStyle w:val="3"/>
      </w:pPr>
      <w:r>
        <w:rPr>
          <w:rFonts w:hint="eastAsia"/>
        </w:rPr>
        <w:t>下一例子同。</w:t>
      </w:r>
    </w:p>
  </w:comment>
  <w:comment w:id="29" w:author="Wei [2]" w:date="2026-05-23T15:04:05Z" w:initials="">
    <w:p w14:paraId="2B8C296A">
      <w:pPr>
        <w:pStyle w:val="3"/>
        <w:rPr>
          <w:rFonts w:hint="default" w:eastAsia="宋体"/>
          <w:lang w:val="en-US" w:eastAsia="zh-CN"/>
        </w:rPr>
      </w:pPr>
      <w:r>
        <w:rPr>
          <w:rFonts w:hint="eastAsia"/>
          <w:lang w:val="en-US" w:eastAsia="zh-CN"/>
        </w:rPr>
        <w:t>扫黑除恶以来，此类现象大大减少，后文在介绍先进经验的时候，做了详细的表述。为保证表述的严谨性，此处添加一句“</w:t>
      </w:r>
      <w:r>
        <w:rPr>
          <w:rFonts w:hint="eastAsia"/>
          <w:sz w:val="24"/>
          <w:lang w:val="en-US" w:eastAsia="zh-CN"/>
        </w:rPr>
        <w:t>在党的十八大召开以前，地方灰黑势力对村级民主选举和社会资源分配带来突出的负面影响。</w:t>
      </w:r>
      <w:r>
        <w:rPr>
          <w:rFonts w:hint="eastAsia"/>
          <w:lang w:val="en-US" w:eastAsia="zh-CN"/>
        </w:rPr>
        <w:t>”</w:t>
      </w:r>
    </w:p>
  </w:comment>
  <w:comment w:id="30" w:author="孙程姣" w:date="2026-05-08T16:03:00Z" w:initials="">
    <w:p w14:paraId="075A447F">
      <w:pPr>
        <w:pStyle w:val="3"/>
      </w:pPr>
      <w:r>
        <w:rPr>
          <w:rFonts w:hint="eastAsia"/>
        </w:rPr>
        <w:t>此例子需要析出来源。</w:t>
      </w:r>
    </w:p>
  </w:comment>
  <w:comment w:id="31" w:author="孙程姣" w:date="2026-05-11T14:40:00Z" w:initials="">
    <w:p w14:paraId="41C710D8">
      <w:pPr>
        <w:pStyle w:val="3"/>
      </w:pPr>
      <w:r>
        <w:rPr>
          <w:rFonts w:hint="eastAsia"/>
        </w:rPr>
        <w:t>请魏老师补充外文姓名。</w:t>
      </w:r>
    </w:p>
  </w:comment>
  <w:comment w:id="32" w:author="余小多" w:date="2025-05-21T10:58:00Z" w:initials="">
    <w:p w14:paraId="3B44828F">
      <w:pPr>
        <w:pStyle w:val="3"/>
      </w:pPr>
      <w:r>
        <w:rPr>
          <w:rFonts w:hint="eastAsia"/>
        </w:rPr>
        <w:t>这两段似乎矛盾，搭便车压榨乡里和乡村护卫者矛盾</w:t>
      </w:r>
    </w:p>
  </w:comment>
  <w:comment w:id="33" w:author="Wei [2]" w:date="2026-05-23T20:01:55Z" w:initials="">
    <w:p w14:paraId="1C40AF5D">
      <w:pPr>
        <w:pStyle w:val="3"/>
        <w:rPr>
          <w:rFonts w:hint="eastAsia" w:eastAsia="宋体"/>
          <w:lang w:val="en-US" w:eastAsia="zh-CN"/>
        </w:rPr>
      </w:pPr>
      <w:r>
        <w:rPr>
          <w:rFonts w:hint="eastAsia"/>
          <w:lang w:val="en-US" w:eastAsia="zh-CN"/>
        </w:rPr>
        <w:t>确实，已删除。</w:t>
      </w:r>
    </w:p>
  </w:comment>
  <w:comment w:id="34" w:author="孙程姣" w:date="2026-05-11T10:52:00Z" w:initials="">
    <w:p w14:paraId="452C125B">
      <w:pPr>
        <w:pStyle w:val="3"/>
      </w:pPr>
      <w:r>
        <w:rPr>
          <w:rFonts w:hint="eastAsia"/>
        </w:rPr>
        <w:t>上文未提及这一点，请魏老师酌。</w:t>
      </w:r>
    </w:p>
  </w:comment>
  <w:comment w:id="35" w:author="Wei [2]" w:date="2026-05-23T15:21:21Z" w:initials="">
    <w:p w14:paraId="385F52C0">
      <w:pPr>
        <w:pStyle w:val="3"/>
        <w:rPr>
          <w:rFonts w:hint="default" w:eastAsia="宋体"/>
          <w:lang w:val="en-US" w:eastAsia="zh-CN"/>
        </w:rPr>
      </w:pPr>
      <w:r>
        <w:rPr>
          <w:rFonts w:hint="eastAsia"/>
          <w:lang w:val="en-US" w:eastAsia="zh-CN"/>
        </w:rPr>
        <w:t>已删除。原来文稿有一部分专门讲地方行政对村民选举的影响，现已全部删减，前后一致。</w:t>
      </w:r>
    </w:p>
  </w:comment>
  <w:comment w:id="36" w:author="孙程姣" w:date="2026-05-11T11:04:00Z" w:initials="">
    <w:p w14:paraId="74515130">
      <w:pPr>
        <w:pStyle w:val="3"/>
      </w:pPr>
      <w:r>
        <w:rPr>
          <w:rFonts w:hint="eastAsia"/>
        </w:rPr>
        <w:t>魏老师，本段数据是具体的，请您析出数据来源。</w:t>
      </w:r>
    </w:p>
  </w:comment>
  <w:comment w:id="37" w:author="Wei [2]" w:date="2026-05-23T15:58:01Z" w:initials="">
    <w:p w14:paraId="54EBB074">
      <w:pPr>
        <w:pStyle w:val="3"/>
        <w:rPr>
          <w:rFonts w:hint="default" w:eastAsia="宋体"/>
          <w:lang w:val="en-US" w:eastAsia="zh-CN"/>
        </w:rPr>
      </w:pPr>
      <w:r>
        <w:rPr>
          <w:rFonts w:hint="eastAsia"/>
          <w:lang w:val="en-US" w:eastAsia="zh-CN"/>
        </w:rPr>
        <w:t>已补充说明</w:t>
      </w:r>
    </w:p>
  </w:comment>
  <w:comment w:id="38" w:author="孙程姣" w:date="2026-05-11T11:12:00Z" w:initials="">
    <w:p w14:paraId="2CFB7464">
      <w:pPr>
        <w:pStyle w:val="3"/>
      </w:pPr>
      <w:r>
        <w:rPr>
          <w:rFonts w:hint="eastAsia"/>
        </w:rPr>
        <w:t>此注释妥否，尤其涉及扶贫顶格被顶格处理的干部，是否保留，请二审把关。</w:t>
      </w:r>
    </w:p>
  </w:comment>
  <w:comment w:id="39" w:author="孙程姣" w:date="2026-05-11T11:14:00Z" w:initials="">
    <w:p w14:paraId="6F71E162">
      <w:pPr>
        <w:pStyle w:val="3"/>
      </w:pPr>
      <w:r>
        <w:rPr>
          <w:rFonts w:hint="eastAsia"/>
        </w:rPr>
        <w:t>这类访谈中的内容，需要正文中有引出它的句子，请魏老师补充，补充后，已用楷体的访谈内容不用再加双引号。全文此类情形同。</w:t>
      </w:r>
    </w:p>
    <w:p w14:paraId="1A64A545">
      <w:pPr>
        <w:pStyle w:val="3"/>
      </w:pPr>
      <w:r>
        <w:rPr>
          <w:rFonts w:hint="eastAsia"/>
        </w:rPr>
        <w:t>另，访谈记录作为文献时，还需要析出访谈对象和访谈日期，如下文注62访谈资料：禹镇纪委书记，编号20190516。至于访谈日期，如果每一条没有特别详细的记录的话，可以在文章第三部分的引导段加注说明，以下就可不一一标注。</w:t>
      </w:r>
    </w:p>
  </w:comment>
  <w:comment w:id="40" w:author="Wei [2]" w:date="2026-05-23T16:06:59Z" w:initials="">
    <w:p w14:paraId="082D4DC6">
      <w:pPr>
        <w:pStyle w:val="3"/>
        <w:rPr>
          <w:rFonts w:hint="default" w:eastAsia="宋体"/>
          <w:lang w:val="en-US" w:eastAsia="zh-CN"/>
        </w:rPr>
      </w:pPr>
      <w:r>
        <w:rPr>
          <w:rFonts w:hint="eastAsia"/>
          <w:lang w:val="en-US" w:eastAsia="zh-CN"/>
        </w:rPr>
        <w:t>已在第三部分加注释说明，请孙老师核查是否妥当。</w:t>
      </w:r>
    </w:p>
  </w:comment>
  <w:comment w:id="41" w:author="孙程姣" w:date="2026-05-11T11:13:00Z" w:initials="">
    <w:p w14:paraId="28F9F0FD">
      <w:pPr>
        <w:pStyle w:val="3"/>
      </w:pPr>
      <w:r>
        <w:rPr>
          <w:rFonts w:hint="eastAsia"/>
        </w:rPr>
        <w:t>混混，似无法与另外两种现象并列，请魏老师酌。</w:t>
      </w:r>
    </w:p>
  </w:comment>
  <w:comment w:id="42" w:author="Wei [2]" w:date="2026-05-23T16:09:48Z" w:initials="">
    <w:p w14:paraId="445EE086">
      <w:pPr>
        <w:pStyle w:val="3"/>
        <w:rPr>
          <w:rFonts w:hint="eastAsia" w:eastAsia="宋体"/>
          <w:lang w:val="en-US" w:eastAsia="zh-CN"/>
        </w:rPr>
      </w:pPr>
      <w:r>
        <w:rPr>
          <w:rFonts w:hint="eastAsia"/>
          <w:lang w:val="en-US" w:eastAsia="zh-CN"/>
        </w:rPr>
        <w:t>已删除</w:t>
      </w:r>
    </w:p>
  </w:comment>
  <w:comment w:id="43" w:author="孙程姣" w:date="2026-05-11T11:17:00Z" w:initials="">
    <w:p w14:paraId="7E0757DB">
      <w:pPr>
        <w:pStyle w:val="3"/>
      </w:pPr>
      <w:r>
        <w:rPr>
          <w:rFonts w:hint="eastAsia"/>
        </w:rPr>
        <w:t>请析出访谈记录信息。</w:t>
      </w:r>
    </w:p>
  </w:comment>
  <w:comment w:id="44" w:author="孙程姣" w:date="2026-05-11T12:49:00Z" w:initials="">
    <w:p w14:paraId="5ED11325">
      <w:pPr>
        <w:pStyle w:val="3"/>
      </w:pPr>
      <w:r>
        <w:rPr>
          <w:rFonts w:hint="eastAsia"/>
        </w:rPr>
        <w:t>此处应为魏老师仔细斟酌后的用词，体制与机构完全不同，是否可以在本部分引言中加一句，使供给体制自然过渡到供给机制？</w:t>
      </w:r>
    </w:p>
  </w:comment>
  <w:comment w:id="45" w:author="Wei [2]" w:date="2026-05-23T16:57:59Z" w:initials="">
    <w:p w14:paraId="4E12F9F3">
      <w:pPr>
        <w:pStyle w:val="3"/>
        <w:rPr>
          <w:rFonts w:hint="default" w:eastAsia="宋体"/>
          <w:lang w:val="en-US" w:eastAsia="zh-CN"/>
        </w:rPr>
      </w:pPr>
      <w:r>
        <w:rPr>
          <w:rFonts w:hint="eastAsia"/>
          <w:lang w:val="en-US" w:eastAsia="zh-CN"/>
        </w:rPr>
        <w:t>文中新增加一句，作为过渡，请孙老师查阅是否妥当。</w:t>
      </w:r>
    </w:p>
  </w:comment>
  <w:comment w:id="46" w:author="孙程姣" w:date="2026-05-11T12:04:00Z" w:initials="">
    <w:p w14:paraId="34A0A1A6">
      <w:pPr>
        <w:pStyle w:val="3"/>
      </w:pPr>
      <w:r>
        <w:rPr>
          <w:rFonts w:hint="eastAsia"/>
        </w:rPr>
        <w:t>文献是近20年前的，那陈述的这种情况就更久远了，这些情形是否有变化？或者做些描述上的调整？请二审把关，魏老师酌。</w:t>
      </w:r>
    </w:p>
  </w:comment>
  <w:comment w:id="47" w:author="Wei [2]" w:date="2026-05-23T16:49:56Z" w:initials="">
    <w:p w14:paraId="554A2292">
      <w:pPr>
        <w:pStyle w:val="3"/>
        <w:rPr>
          <w:rFonts w:hint="default" w:eastAsia="宋体"/>
          <w:lang w:val="en-US" w:eastAsia="zh-CN"/>
        </w:rPr>
      </w:pPr>
      <w:r>
        <w:rPr>
          <w:rFonts w:hint="eastAsia"/>
          <w:lang w:val="en-US" w:eastAsia="zh-CN"/>
        </w:rPr>
        <w:t>目前这种现象仍有存在，这一文献是本学科引用较高，较为经典的一篇文献。我补充了最新的文献，请孙老师核查</w:t>
      </w:r>
    </w:p>
  </w:comment>
  <w:comment w:id="48" w:author="孙程姣" w:date="2026-05-11T12:08:00Z" w:initials="">
    <w:p w14:paraId="08C1B323">
      <w:pPr>
        <w:pStyle w:val="3"/>
      </w:pPr>
      <w:r>
        <w:rPr>
          <w:rFonts w:hint="eastAsia"/>
        </w:rPr>
        <w:t>前文未见计生部门，另选举似也与计生部门关系不大，且现实中已没有计生部门（合并至卫生健康部门）了。请魏老师酌。</w:t>
      </w:r>
    </w:p>
  </w:comment>
  <w:comment w:id="49" w:author="Wei [2]" w:date="2026-05-23T16:53:21Z" w:initials="">
    <w:p w14:paraId="444B7698">
      <w:pPr>
        <w:pStyle w:val="3"/>
        <w:rPr>
          <w:rFonts w:hint="default" w:eastAsia="宋体"/>
          <w:lang w:val="en-US" w:eastAsia="zh-CN"/>
        </w:rPr>
      </w:pPr>
      <w:r>
        <w:rPr>
          <w:rFonts w:hint="eastAsia"/>
          <w:lang w:val="en-US" w:eastAsia="zh-CN"/>
        </w:rPr>
        <w:t>八个部门联合审查候选人的资格，计生部门在其中，主要考察是否存在违反计划生育政策的情况。前文表述已更改为“卫健委”。</w:t>
      </w:r>
    </w:p>
  </w:comment>
  <w:comment w:id="50" w:author="孙程姣" w:date="2026-05-11T12:11:00Z" w:initials="">
    <w:p w14:paraId="41D78110">
      <w:pPr>
        <w:pStyle w:val="3"/>
      </w:pPr>
      <w:r>
        <w:rPr>
          <w:rFonts w:hint="eastAsia"/>
        </w:rPr>
        <w:t>前文用了</w:t>
      </w:r>
      <w:r>
        <w:rPr>
          <w:rFonts w:hint="eastAsia"/>
          <w:lang w:eastAsia="zh-CN"/>
        </w:rPr>
        <w:t>S省</w:t>
      </w:r>
      <w:r>
        <w:rPr>
          <w:rFonts w:hint="eastAsia"/>
        </w:rPr>
        <w:t>，此处需要隐晦否？请魏老师酌。下同。</w:t>
      </w:r>
    </w:p>
  </w:comment>
  <w:comment w:id="51" w:author="Wei [2]" w:date="2026-05-23T16:59:53Z" w:initials="">
    <w:p w14:paraId="46FF3B46">
      <w:pPr>
        <w:pStyle w:val="3"/>
        <w:rPr>
          <w:rFonts w:hint="default" w:eastAsia="宋体"/>
          <w:lang w:val="en-US" w:eastAsia="zh-CN"/>
        </w:rPr>
      </w:pPr>
      <w:r>
        <w:rPr>
          <w:rFonts w:hint="eastAsia"/>
          <w:lang w:val="en-US" w:eastAsia="zh-CN"/>
        </w:rPr>
        <w:t>为避免不必要的麻烦，全文统一改为S省，请孙老师看妥否？</w:t>
      </w:r>
    </w:p>
  </w:comment>
  <w:comment w:id="52" w:author="孙程姣" w:date="2026-05-11T12:19:00Z" w:initials="">
    <w:p w14:paraId="3C44AACD">
      <w:pPr>
        <w:pStyle w:val="3"/>
      </w:pPr>
      <w:r>
        <w:rPr>
          <w:rFonts w:hint="eastAsia"/>
        </w:rPr>
        <w:t>法律中，修订与修正是不同的，已按人大网调整。</w:t>
      </w:r>
    </w:p>
  </w:comment>
  <w:comment w:id="53" w:author="Wei [2]" w:date="2026-05-23T17:13:22Z" w:initials="">
    <w:p w14:paraId="3BF3C6C8">
      <w:pPr>
        <w:pStyle w:val="3"/>
        <w:rPr>
          <w:rFonts w:hint="default" w:eastAsia="宋体"/>
          <w:lang w:val="en-US" w:eastAsia="zh-CN"/>
        </w:rPr>
      </w:pPr>
      <w:r>
        <w:rPr>
          <w:rFonts w:hint="eastAsia"/>
          <w:lang w:val="en-US" w:eastAsia="zh-CN"/>
        </w:rPr>
        <w:t>谢谢孙老师专业的修改</w:t>
      </w:r>
    </w:p>
  </w:comment>
  <w:comment w:id="54" w:author="孙程姣" w:date="2026-05-11T12:22:00Z" w:initials="">
    <w:p w14:paraId="5C0986B0">
      <w:pPr>
        <w:pStyle w:val="3"/>
      </w:pPr>
      <w:r>
        <w:rPr>
          <w:rFonts w:hint="eastAsia"/>
        </w:rPr>
        <w:t>这半句不是不法条的内容，请魏老师调整。虽不是直接引用，但是涉及规范性文件的情形，还是要严格区分法条内容与作者观点。</w:t>
      </w:r>
    </w:p>
  </w:comment>
  <w:comment w:id="55" w:author="Wei [2]" w:date="2026-05-23T20:07:56Z" w:initials="">
    <w:p w14:paraId="3FC27A43">
      <w:pPr>
        <w:pStyle w:val="3"/>
        <w:rPr>
          <w:rFonts w:hint="default" w:eastAsia="宋体"/>
          <w:lang w:val="en-US" w:eastAsia="zh-CN"/>
        </w:rPr>
      </w:pPr>
      <w:r>
        <w:rPr>
          <w:rFonts w:hint="eastAsia"/>
          <w:lang w:val="en-US" w:eastAsia="zh-CN"/>
        </w:rPr>
        <w:t>已做区分和调整，引文部分用引号标注。</w:t>
      </w:r>
    </w:p>
  </w:comment>
  <w:comment w:id="56" w:author="孙程姣" w:date="2026-05-11T12:29:00Z" w:initials="">
    <w:p w14:paraId="1CEC6924">
      <w:pPr>
        <w:pStyle w:val="3"/>
      </w:pPr>
      <w:r>
        <w:rPr>
          <w:rFonts w:hint="eastAsia"/>
        </w:rPr>
        <w:t>调整了位置，以区分法条内容与作者观点。</w:t>
      </w:r>
    </w:p>
  </w:comment>
  <w:comment w:id="57" w:author="孙程姣" w:date="2026-05-11T12:28:00Z" w:initials="">
    <w:p w14:paraId="33854A53">
      <w:pPr>
        <w:pStyle w:val="3"/>
      </w:pPr>
      <w:r>
        <w:rPr>
          <w:rFonts w:hint="eastAsia"/>
        </w:rPr>
        <w:t>这里有些跳跃，且本部分的三点都是基于H市展开讨论的，建议删除，请魏老师酌。</w:t>
      </w:r>
    </w:p>
  </w:comment>
  <w:comment w:id="58" w:author="Wei [2]" w:date="2026-05-23T17:24:31Z" w:initials="">
    <w:p w14:paraId="64E9F649">
      <w:pPr>
        <w:pStyle w:val="3"/>
        <w:rPr>
          <w:rFonts w:hint="eastAsia" w:eastAsia="宋体"/>
          <w:lang w:val="en-US" w:eastAsia="zh-CN"/>
        </w:rPr>
      </w:pPr>
      <w:r>
        <w:rPr>
          <w:rFonts w:hint="eastAsia"/>
          <w:lang w:val="en-US" w:eastAsia="zh-CN"/>
        </w:rPr>
        <w:t>已删除</w:t>
      </w:r>
    </w:p>
  </w:comment>
  <w:comment w:id="59" w:author="孙程姣" w:date="2026-05-11T12:32:00Z" w:initials="">
    <w:p w14:paraId="4CF43B90">
      <w:pPr>
        <w:pStyle w:val="3"/>
      </w:pPr>
      <w:r>
        <w:rPr>
          <w:rFonts w:hint="eastAsia"/>
        </w:rPr>
        <w:t>本句内部逻辑不通，与内容提要中的一句是一样的，请魏老师酌改。</w:t>
      </w:r>
    </w:p>
  </w:comment>
  <w:comment w:id="60" w:author="Wei [2]" w:date="2026-05-23T20:08:34Z" w:initials="">
    <w:p w14:paraId="1C86514E">
      <w:pPr>
        <w:pStyle w:val="3"/>
        <w:rPr>
          <w:rFonts w:hint="eastAsia" w:eastAsia="宋体"/>
          <w:lang w:val="en-US" w:eastAsia="zh-CN"/>
        </w:rPr>
      </w:pPr>
      <w:r>
        <w:rPr>
          <w:rFonts w:hint="eastAsia"/>
          <w:lang w:val="en-US" w:eastAsia="zh-CN"/>
        </w:rPr>
        <w:t>已修改。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D55EC3A" w15:done="0"/>
  <w15:commentEx w15:paraId="43A1837F" w15:done="0" w15:paraIdParent="6D55EC3A"/>
  <w15:commentEx w15:paraId="58416961" w15:done="0"/>
  <w15:commentEx w15:paraId="25F01CF5" w15:done="0"/>
  <w15:commentEx w15:paraId="64B3490E" w15:done="0" w15:paraIdParent="25F01CF5"/>
  <w15:commentEx w15:paraId="43381A80" w15:done="0"/>
  <w15:commentEx w15:paraId="02E01787" w15:done="0" w15:paraIdParent="43381A80"/>
  <w15:commentEx w15:paraId="30CAAA2E" w15:done="0"/>
  <w15:commentEx w15:paraId="725DE5C5" w15:done="0" w15:paraIdParent="30CAAA2E"/>
  <w15:commentEx w15:paraId="6E8BA329" w15:done="0"/>
  <w15:commentEx w15:paraId="3B667642" w15:done="0" w15:paraIdParent="6E8BA329"/>
  <w15:commentEx w15:paraId="4DDB86A6" w15:done="1"/>
  <w15:commentEx w15:paraId="54C5F731" w15:done="1"/>
  <w15:commentEx w15:paraId="6E38812B" w15:done="1" w15:paraIdParent="54C5F731"/>
  <w15:commentEx w15:paraId="43CB0FA5" w15:done="0"/>
  <w15:commentEx w15:paraId="6E07463E" w15:done="0"/>
  <w15:commentEx w15:paraId="4C0AFF68" w15:done="0" w15:paraIdParent="6E07463E"/>
  <w15:commentEx w15:paraId="6AF543D3" w15:done="0"/>
  <w15:commentEx w15:paraId="31CB222D" w15:done="0" w15:paraIdParent="6AF543D3"/>
  <w15:commentEx w15:paraId="3D820A07" w15:done="0"/>
  <w15:commentEx w15:paraId="0ACA6D77" w15:done="0" w15:paraIdParent="3D820A07"/>
  <w15:commentEx w15:paraId="0FBE3592" w15:done="0"/>
  <w15:commentEx w15:paraId="56751E79" w15:done="0"/>
  <w15:commentEx w15:paraId="5BE0F96D" w15:done="0" w15:paraIdParent="56751E79"/>
  <w15:commentEx w15:paraId="32C1C760" w15:done="1"/>
  <w15:commentEx w15:paraId="28D916BD" w15:done="0"/>
  <w15:commentEx w15:paraId="07B115A4" w15:done="0"/>
  <w15:commentEx w15:paraId="23A339C4" w15:done="0" w15:paraIdParent="07B115A4"/>
  <w15:commentEx w15:paraId="35CBEFA1" w15:done="0"/>
  <w15:commentEx w15:paraId="2B8C296A" w15:done="0" w15:paraIdParent="35CBEFA1"/>
  <w15:commentEx w15:paraId="075A447F" w15:done="0"/>
  <w15:commentEx w15:paraId="41C710D8" w15:done="0"/>
  <w15:commentEx w15:paraId="3B44828F" w15:done="0"/>
  <w15:commentEx w15:paraId="1C40AF5D" w15:done="0" w15:paraIdParent="3B44828F"/>
  <w15:commentEx w15:paraId="452C125B" w15:done="0"/>
  <w15:commentEx w15:paraId="385F52C0" w15:done="0" w15:paraIdParent="452C125B"/>
  <w15:commentEx w15:paraId="74515130" w15:done="0"/>
  <w15:commentEx w15:paraId="54EBB074" w15:done="0" w15:paraIdParent="74515130"/>
  <w15:commentEx w15:paraId="2CFB7464" w15:done="0"/>
  <w15:commentEx w15:paraId="1A64A545" w15:done="0"/>
  <w15:commentEx w15:paraId="082D4DC6" w15:done="0" w15:paraIdParent="1A64A545"/>
  <w15:commentEx w15:paraId="28F9F0FD" w15:done="0"/>
  <w15:commentEx w15:paraId="445EE086" w15:done="0" w15:paraIdParent="28F9F0FD"/>
  <w15:commentEx w15:paraId="7E0757DB" w15:done="0"/>
  <w15:commentEx w15:paraId="5ED11325" w15:done="0"/>
  <w15:commentEx w15:paraId="4E12F9F3" w15:done="0" w15:paraIdParent="5ED11325"/>
  <w15:commentEx w15:paraId="34A0A1A6" w15:done="0"/>
  <w15:commentEx w15:paraId="554A2292" w15:done="0" w15:paraIdParent="34A0A1A6"/>
  <w15:commentEx w15:paraId="08C1B323" w15:done="0"/>
  <w15:commentEx w15:paraId="444B7698" w15:done="0" w15:paraIdParent="08C1B323"/>
  <w15:commentEx w15:paraId="41D78110" w15:done="0"/>
  <w15:commentEx w15:paraId="46FF3B46" w15:done="0" w15:paraIdParent="41D78110"/>
  <w15:commentEx w15:paraId="3C44AACD" w15:done="0"/>
  <w15:commentEx w15:paraId="3BF3C6C8" w15:done="0" w15:paraIdParent="3C44AACD"/>
  <w15:commentEx w15:paraId="5C0986B0" w15:done="0"/>
  <w15:commentEx w15:paraId="3FC27A43" w15:done="0" w15:paraIdParent="5C0986B0"/>
  <w15:commentEx w15:paraId="1CEC6924" w15:done="0"/>
  <w15:commentEx w15:paraId="33854A53" w15:done="0"/>
  <w15:commentEx w15:paraId="64E9F649" w15:done="0" w15:paraIdParent="33854A53"/>
  <w15:commentEx w15:paraId="4CF43B90" w15:done="0"/>
  <w15:commentEx w15:paraId="1C86514E" w15:done="0" w15:paraIdParent="4CF43B9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B3+CAJSymbolA">
    <w:altName w:val="宋体"/>
    <w:panose1 w:val="00000000000000000000"/>
    <w:charset w:val="86"/>
    <w:family w:val="auto"/>
    <w:pitch w:val="default"/>
    <w:sig w:usb0="00000000" w:usb1="00000000" w:usb2="00000000" w:usb3="00000000" w:csb0="00040000" w:csb1="00000000"/>
  </w:font>
  <w:font w:name="FZSSJW--GB1-0">
    <w:altName w:val="宋体"/>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仿宋_GB2312">
    <w:altName w:val="仿宋"/>
    <w:panose1 w:val="00000000000000000000"/>
    <w:charset w:val="00"/>
    <w:family w:val="auto"/>
    <w:pitch w:val="default"/>
    <w:sig w:usb0="00000000" w:usb1="00000000" w:usb2="00000000" w:usb3="00000000" w:csb0="00000000" w:csb1="00000000"/>
  </w:font>
  <w:font w:name="FZSSJW--GB1-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3343461"/>
    </w:sdtPr>
    <w:sdtContent>
      <w:p w14:paraId="7524CCB5">
        <w:pPr>
          <w:pStyle w:val="6"/>
          <w:jc w:val="center"/>
        </w:pPr>
        <w:r>
          <w:fldChar w:fldCharType="begin"/>
        </w:r>
        <w:r>
          <w:instrText xml:space="preserve">PAGE   \* MERGEFORMAT</w:instrText>
        </w:r>
        <w:r>
          <w:fldChar w:fldCharType="separate"/>
        </w:r>
        <w:r>
          <w:rPr>
            <w:lang w:val="zh-CN"/>
          </w:rPr>
          <w:t>2</w:t>
        </w:r>
        <w:r>
          <w:fldChar w:fldCharType="end"/>
        </w:r>
      </w:p>
    </w:sdtContent>
  </w:sdt>
  <w:p w14:paraId="059F193D">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68">
    <w:p>
      <w:r>
        <w:separator/>
      </w:r>
    </w:p>
  </w:footnote>
  <w:footnote w:type="continuationSeparator" w:id="169">
    <w:p>
      <w:r>
        <w:continuationSeparator/>
      </w:r>
    </w:p>
  </w:footnote>
  <w:footnote w:id="0">
    <w:p w14:paraId="7628A1A7">
      <w:pPr>
        <w:pStyle w:val="8"/>
        <w:rPr>
          <w:ins w:id="0" w:author="孙程姣" w:date="2026-04-27T16:13:00Z"/>
        </w:rPr>
      </w:pPr>
      <w:ins w:id="1" w:author="孙程姣" w:date="2026-04-27T16:13:00Z">
        <w:r>
          <w:rPr>
            <w:rStyle w:val="17"/>
            <w:color w:val="000000"/>
          </w:rPr>
          <w:t>*</w:t>
        </w:r>
      </w:ins>
      <w:ins w:id="2" w:author="孙程姣" w:date="2026-04-27T16:16:00Z">
        <w:r>
          <w:rPr>
            <w:rFonts w:hint="eastAsia"/>
            <w:color w:val="000000"/>
          </w:rPr>
          <w:t xml:space="preserve"> </w:t>
        </w:r>
      </w:ins>
      <w:ins w:id="3" w:author="孙程姣" w:date="2026-04-27T16:13:00Z">
        <w:r>
          <w:rPr>
            <w:rFonts w:hint="eastAsia"/>
            <w:color w:val="000000"/>
          </w:rPr>
          <w:t>本</w:t>
        </w:r>
      </w:ins>
      <w:ins w:id="4" w:author="孙程姣" w:date="2026-04-27T16:13:00Z">
        <w:r>
          <w:rPr>
            <w:rFonts w:hint="eastAsia"/>
          </w:rPr>
          <w:t>文</w:t>
        </w:r>
      </w:ins>
      <w:ins w:id="5" w:author="孙程姣" w:date="2026-04-27T16:16:00Z">
        <w:r>
          <w:rPr>
            <w:rFonts w:hint="eastAsia"/>
          </w:rPr>
          <w:t>系</w:t>
        </w:r>
      </w:ins>
      <w:ins w:id="6" w:author="孙程姣" w:date="2026-04-27T16:13:00Z">
        <w:r>
          <w:rPr>
            <w:rFonts w:hint="eastAsia"/>
          </w:rPr>
          <w:t>国家社会科学基金项目“党建引领农村共同富裕协同治理机制研究”（</w:t>
        </w:r>
      </w:ins>
      <w:ins w:id="7" w:author="孙程姣" w:date="2026-04-27T16:16:00Z">
        <w:r>
          <w:rPr>
            <w:rFonts w:hint="eastAsia"/>
          </w:rPr>
          <w:t>项目编号：</w:t>
        </w:r>
      </w:ins>
      <w:ins w:id="8" w:author="孙程姣" w:date="2026-04-27T16:13:00Z">
        <w:r>
          <w:rPr>
            <w:rFonts w:hint="eastAsia"/>
          </w:rPr>
          <w:t>23BDJ011）的阶段性研究成果。</w:t>
        </w:r>
      </w:ins>
    </w:p>
  </w:footnote>
  <w:footnote w:id="1">
    <w:p w14:paraId="640977A4">
      <w:pPr>
        <w:pStyle w:val="8"/>
        <w:rPr>
          <w:del w:id="9" w:author="孙程姣" w:date="2026-04-27T16:13:00Z"/>
        </w:rPr>
      </w:pPr>
      <w:del w:id="10" w:author="孙程姣" w:date="2026-04-27T16:13:00Z">
        <w:r>
          <w:rPr>
            <w:rStyle w:val="17"/>
          </w:rPr>
          <w:delText>*</w:delText>
        </w:r>
      </w:del>
      <w:del w:id="11" w:author="孙程姣" w:date="2026-04-27T16:13:00Z">
        <w:r>
          <w:rPr/>
          <w:delText xml:space="preserve"> </w:delText>
        </w:r>
      </w:del>
      <w:del w:id="12" w:author="孙程姣" w:date="2026-04-27T16:13:00Z">
        <w:r>
          <w:rPr>
            <w:rFonts w:hint="eastAsia"/>
          </w:rPr>
          <w:delText>作者简介：魏程琳（1987-），同济大学政治与国际关系学院副教授、</w:delText>
        </w:r>
      </w:del>
      <w:ins w:id="13" w:author="Wei" w:date="2025-05-23T09:44:00Z">
        <w:del w:id="14" w:author="孙程姣" w:date="2026-04-27T16:13:00Z">
          <w:r>
            <w:rPr>
              <w:rFonts w:hint="eastAsia"/>
            </w:rPr>
            <w:delText>，同济大学</w:delText>
          </w:r>
        </w:del>
      </w:ins>
      <w:del w:id="15" w:author="孙程姣" w:date="2026-04-27T16:13:00Z">
        <w:r>
          <w:rPr>
            <w:rFonts w:hint="eastAsia"/>
          </w:rPr>
          <w:delText>中国特色社会主义理论研究中心特约研究员</w:delText>
        </w:r>
      </w:del>
      <w:ins w:id="16" w:author="Wei" w:date="2025-05-23T09:44:00Z">
        <w:del w:id="17" w:author="孙程姣" w:date="2026-04-27T16:13:00Z">
          <w:r>
            <w:rPr>
              <w:rFonts w:hint="eastAsia"/>
            </w:rPr>
            <w:delText>，</w:delText>
          </w:r>
        </w:del>
      </w:ins>
      <w:ins w:id="18" w:author="Wei" w:date="2025-05-23T09:41:00Z">
        <w:del w:id="19" w:author="孙程姣" w:date="2026-04-27T16:13:00Z">
          <w:r>
            <w:rPr>
              <w:rFonts w:hint="eastAsia"/>
            </w:rPr>
            <w:delText>上海市</w:delText>
          </w:r>
        </w:del>
      </w:ins>
      <w:ins w:id="20" w:author="Wei" w:date="2025-05-23T09:44:00Z">
        <w:del w:id="21" w:author="孙程姣" w:date="2026-04-27T16:13:00Z">
          <w:r>
            <w:rPr>
              <w:rFonts w:hint="eastAsia"/>
            </w:rPr>
            <w:delText>全过程人民民主研究基地</w:delText>
          </w:r>
        </w:del>
      </w:ins>
      <w:ins w:id="22" w:author="Wei" w:date="2025-05-23T09:48:00Z">
        <w:del w:id="23" w:author="孙程姣" w:date="2026-04-27T16:13:00Z">
          <w:r>
            <w:rPr>
              <w:rFonts w:hint="eastAsia"/>
            </w:rPr>
            <w:delText>特聘</w:delText>
          </w:r>
        </w:del>
      </w:ins>
      <w:ins w:id="24" w:author="Wei" w:date="2025-05-23T09:44:00Z">
        <w:del w:id="25" w:author="孙程姣" w:date="2026-04-27T16:13:00Z">
          <w:r>
            <w:rPr>
              <w:rFonts w:hint="eastAsia"/>
            </w:rPr>
            <w:delText>研究员</w:delText>
          </w:r>
        </w:del>
      </w:ins>
      <w:del w:id="26" w:author="孙程姣" w:date="2026-04-27T16:13:00Z">
        <w:r>
          <w:rPr>
            <w:rFonts w:hint="eastAsia"/>
          </w:rPr>
          <w:delText>，主攻政治社会学与城乡基层治理，Email:weichenglin678@163.com，电话：17701622087。</w:delText>
        </w:r>
      </w:del>
    </w:p>
    <w:p w14:paraId="51DCD196">
      <w:pPr>
        <w:pStyle w:val="8"/>
        <w:rPr>
          <w:del w:id="27" w:author="孙程姣" w:date="2026-04-27T16:13:00Z"/>
        </w:rPr>
      </w:pPr>
      <w:del w:id="28" w:author="孙程姣" w:date="2026-04-27T16:13:00Z">
        <w:r>
          <w:rPr>
            <w:rFonts w:hint="eastAsia"/>
          </w:rPr>
          <w:delText>通讯地址：上海市杨浦区四平路1239号同济大学衷和楼1403</w:delText>
        </w:r>
      </w:del>
    </w:p>
    <w:p w14:paraId="21D383B6">
      <w:pPr>
        <w:pStyle w:val="8"/>
        <w:rPr>
          <w:del w:id="29" w:author="孙程姣" w:date="2026-04-27T16:13:00Z"/>
        </w:rPr>
      </w:pPr>
      <w:del w:id="30" w:author="孙程姣" w:date="2026-04-27T16:13:00Z">
        <w:r>
          <w:rPr>
            <w:rFonts w:hint="eastAsia"/>
          </w:rPr>
          <w:delText>[基金项目] 本文为国家社会科学基金项目“党建引领农村共同富裕协同治理机制研究”（23BDJ011）的阶段性研究成果。</w:delText>
        </w:r>
      </w:del>
    </w:p>
  </w:footnote>
  <w:footnote w:id="2">
    <w:p w14:paraId="2C380742">
      <w:pPr>
        <w:pStyle w:val="8"/>
        <w:rPr>
          <w:ins w:id="31" w:author="Wei" w:date="2025-05-22T19:45:00Z"/>
          <w:szCs w:val="18"/>
        </w:rPr>
      </w:pPr>
      <w:ins w:id="32" w:author="Wei" w:date="2025-05-22T19:45:00Z">
        <w:r>
          <w:rPr>
            <w:rStyle w:val="17"/>
            <w:szCs w:val="18"/>
          </w:rPr>
          <w:footnoteRef/>
        </w:r>
      </w:ins>
      <w:ins w:id="33" w:author="Wei" w:date="2025-05-22T19:45:00Z">
        <w:r>
          <w:rPr>
            <w:szCs w:val="18"/>
          </w:rPr>
          <w:t xml:space="preserve"> </w:t>
        </w:r>
      </w:ins>
      <w:ins w:id="34" w:author="Wei" w:date="2025-05-22T19:45:00Z">
        <w:r>
          <w:rPr>
            <w:rFonts w:hint="eastAsia"/>
            <w:szCs w:val="18"/>
          </w:rPr>
          <w:t>林尚立：《基层群众自治：中国民主政治建设的实践》，《政治学研究》1999年第4期。</w:t>
        </w:r>
      </w:ins>
    </w:p>
  </w:footnote>
  <w:footnote w:id="3">
    <w:p w14:paraId="4E542651">
      <w:pPr>
        <w:pStyle w:val="8"/>
        <w:snapToGrid w:val="0"/>
        <w:rPr>
          <w:rFonts w:hint="eastAsia" w:eastAsia="宋体"/>
          <w:lang w:val="en-US" w:eastAsia="zh-CN"/>
        </w:rPr>
      </w:pPr>
      <w:ins w:id="35" w:author="Wei [2]" w:date="2026-05-22T13:50:14Z">
        <w:r>
          <w:rPr>
            <w:rStyle w:val="17"/>
          </w:rPr>
          <w:footnoteRef/>
        </w:r>
      </w:ins>
      <w:ins w:id="36" w:author="Wei [2]" w:date="2026-05-22T13:50:14Z">
        <w:r>
          <w:rPr/>
          <w:t xml:space="preserve"> </w:t>
        </w:r>
      </w:ins>
      <w:ins w:id="37" w:author="Wei [2]" w:date="2026-05-22T22:47:43Z">
        <w:r>
          <w:rPr>
            <w:rFonts w:hint="eastAsia"/>
          </w:rPr>
          <w:t>张新光</w:t>
        </w:r>
      </w:ins>
      <w:ins w:id="38" w:author="Wei [2]" w:date="2026-05-23T14:28:57Z">
        <w:r>
          <w:rPr>
            <w:rFonts w:hint="eastAsia"/>
            <w:lang w:eastAsia="zh-CN"/>
          </w:rPr>
          <w:t>：《</w:t>
        </w:r>
      </w:ins>
      <w:ins w:id="39" w:author="Wei [2]" w:date="2026-05-23T14:29:02Z">
        <w:r>
          <w:rPr>
            <w:rFonts w:hint="eastAsia"/>
          </w:rPr>
          <w:t>论中国乡镇改革25年</w:t>
        </w:r>
      </w:ins>
      <w:ins w:id="40" w:author="Wei [2]" w:date="2026-05-23T14:28:57Z">
        <w:r>
          <w:rPr>
            <w:rFonts w:hint="eastAsia"/>
            <w:lang w:eastAsia="zh-CN"/>
          </w:rPr>
          <w:t>》</w:t>
        </w:r>
      </w:ins>
      <w:ins w:id="41" w:author="Wei [2]" w:date="2026-05-23T14:29:04Z">
        <w:r>
          <w:rPr>
            <w:rFonts w:hint="eastAsia"/>
            <w:lang w:eastAsia="zh-CN"/>
          </w:rPr>
          <w:t>，</w:t>
        </w:r>
      </w:ins>
      <w:ins w:id="42" w:author="Wei [2]" w:date="2026-05-23T14:29:05Z">
        <w:r>
          <w:rPr>
            <w:rFonts w:hint="eastAsia"/>
            <w:lang w:eastAsia="zh-CN"/>
          </w:rPr>
          <w:t>《</w:t>
        </w:r>
      </w:ins>
      <w:ins w:id="43" w:author="Wei [2]" w:date="2026-05-23T14:29:09Z">
        <w:r>
          <w:rPr>
            <w:rFonts w:hint="eastAsia"/>
          </w:rPr>
          <w:t>中国行政管理</w:t>
        </w:r>
      </w:ins>
      <w:ins w:id="44" w:author="Wei [2]" w:date="2026-05-23T14:29:05Z">
        <w:r>
          <w:rPr>
            <w:rFonts w:hint="eastAsia"/>
            <w:lang w:eastAsia="zh-CN"/>
          </w:rPr>
          <w:t>》</w:t>
        </w:r>
      </w:ins>
      <w:ins w:id="45" w:author="Wei [2]" w:date="2026-05-22T22:47:43Z">
        <w:r>
          <w:rPr>
            <w:rFonts w:hint="eastAsia"/>
          </w:rPr>
          <w:t>2005</w:t>
        </w:r>
      </w:ins>
      <w:ins w:id="46" w:author="Wei [2]" w:date="2026-05-23T14:29:18Z">
        <w:r>
          <w:rPr>
            <w:rFonts w:hint="eastAsia"/>
            <w:lang w:val="en-US" w:eastAsia="zh-CN"/>
          </w:rPr>
          <w:t>年第</w:t>
        </w:r>
      </w:ins>
      <w:ins w:id="47" w:author="Wei [2]" w:date="2026-05-22T22:47:43Z">
        <w:r>
          <w:rPr>
            <w:rFonts w:hint="eastAsia"/>
          </w:rPr>
          <w:t>10</w:t>
        </w:r>
      </w:ins>
      <w:ins w:id="48" w:author="Wei [2]" w:date="2026-05-23T14:29:22Z">
        <w:r>
          <w:rPr>
            <w:rFonts w:hint="eastAsia"/>
            <w:lang w:val="en-US" w:eastAsia="zh-CN"/>
          </w:rPr>
          <w:t>期。</w:t>
        </w:r>
      </w:ins>
    </w:p>
  </w:footnote>
  <w:footnote w:id="4">
    <w:p w14:paraId="2340E2A5">
      <w:pPr>
        <w:pStyle w:val="8"/>
        <w:rPr>
          <w:ins w:id="49" w:author="Wei [2]" w:date="2026-05-22T13:59:01Z"/>
          <w:szCs w:val="18"/>
        </w:rPr>
      </w:pPr>
      <w:ins w:id="50" w:author="Wei [2]" w:date="2026-05-22T13:59:01Z">
        <w:r>
          <w:rPr>
            <w:rStyle w:val="17"/>
            <w:szCs w:val="18"/>
          </w:rPr>
          <w:footnoteRef/>
        </w:r>
      </w:ins>
      <w:ins w:id="51" w:author="Wei [2]" w:date="2026-05-22T13:59:01Z">
        <w:r>
          <w:rPr>
            <w:szCs w:val="18"/>
          </w:rPr>
          <w:t xml:space="preserve"> </w:t>
        </w:r>
      </w:ins>
      <w:ins w:id="52" w:author="Wei [2]" w:date="2026-05-22T13:59:01Z">
        <w:r>
          <w:rPr>
            <w:rFonts w:hint="eastAsia"/>
            <w:szCs w:val="18"/>
          </w:rPr>
          <w:t>徐勇、</w:t>
        </w:r>
      </w:ins>
      <w:ins w:id="53" w:author="Wei [2]" w:date="2026-05-23T19:33:53Z">
        <w:r>
          <w:rPr>
            <w:rFonts w:hint="eastAsia"/>
            <w:color w:val="0000FF"/>
            <w:szCs w:val="18"/>
            <w:lang w:val="en-US" w:eastAsia="zh-CN"/>
            <w:rPrChange w:id="54" w:author="Wei [2]" w:date="2026-05-23T19:47:03Z">
              <w:rPr>
                <w:rFonts w:hint="eastAsia"/>
                <w:szCs w:val="18"/>
                <w:lang w:val="en-US" w:eastAsia="zh-CN"/>
              </w:rPr>
            </w:rPrChange>
          </w:rPr>
          <w:t>赵</w:t>
        </w:r>
      </w:ins>
      <w:ins w:id="56" w:author="Wei [2]" w:date="2026-05-22T13:59:01Z">
        <w:r>
          <w:rPr>
            <w:rFonts w:hint="eastAsia"/>
            <w:color w:val="0000FF"/>
            <w:szCs w:val="18"/>
            <w:rPrChange w:id="57" w:author="Wei [2]" w:date="2026-05-23T19:47:03Z">
              <w:rPr>
                <w:rFonts w:hint="eastAsia"/>
                <w:szCs w:val="18"/>
              </w:rPr>
            </w:rPrChange>
          </w:rPr>
          <w:t>建德</w:t>
        </w:r>
      </w:ins>
      <w:ins w:id="59" w:author="Wei [2]" w:date="2026-05-22T13:59:01Z">
        <w:r>
          <w:rPr>
            <w:rFonts w:hint="eastAsia"/>
            <w:szCs w:val="18"/>
          </w:rPr>
          <w:t>：《找回自治：对村民自治有效实现形式的探索》，《华中师范大学学报》（人文社会科学版）2014年第4期。</w:t>
        </w:r>
      </w:ins>
    </w:p>
  </w:footnote>
  <w:footnote w:id="5">
    <w:p w14:paraId="61FC4E27">
      <w:pPr>
        <w:pStyle w:val="8"/>
        <w:rPr>
          <w:ins w:id="60" w:author="Wei" w:date="2025-05-22T19:45:00Z"/>
          <w:szCs w:val="18"/>
        </w:rPr>
      </w:pPr>
      <w:ins w:id="61" w:author="Wei" w:date="2025-05-22T19:45:00Z">
        <w:r>
          <w:rPr>
            <w:rStyle w:val="17"/>
            <w:szCs w:val="18"/>
          </w:rPr>
          <w:footnoteRef/>
        </w:r>
      </w:ins>
      <w:ins w:id="62" w:author="Wei" w:date="2025-05-22T19:45:00Z">
        <w:r>
          <w:rPr>
            <w:szCs w:val="18"/>
          </w:rPr>
          <w:t xml:space="preserve"> </w:t>
        </w:r>
      </w:ins>
      <w:ins w:id="63" w:author="Wei" w:date="2025-05-22T19:45:00Z">
        <w:r>
          <w:rPr>
            <w:rFonts w:hint="eastAsia"/>
            <w:szCs w:val="18"/>
          </w:rPr>
          <w:t>徐勇、谢建德：《找回自治：对村民自治有效实现形式的探索》，《华中师范大学学报》（人文社会科学版）2014年第4期。</w:t>
        </w:r>
      </w:ins>
    </w:p>
  </w:footnote>
  <w:footnote w:id="6">
    <w:p w14:paraId="685F5DEC">
      <w:pPr>
        <w:pStyle w:val="8"/>
        <w:rPr>
          <w:szCs w:val="18"/>
        </w:rPr>
      </w:pPr>
      <w:r>
        <w:rPr>
          <w:rStyle w:val="17"/>
          <w:szCs w:val="18"/>
        </w:rPr>
        <w:footnoteRef/>
      </w:r>
      <w:r>
        <w:rPr>
          <w:szCs w:val="18"/>
        </w:rPr>
        <w:t xml:space="preserve"> </w:t>
      </w:r>
      <w:r>
        <w:rPr>
          <w:rFonts w:hint="eastAsia"/>
          <w:szCs w:val="18"/>
        </w:rPr>
        <w:t>赵树凯：《村民自治的检讨和展望》，《江西师范大学学报》（哲学社会科学版）</w:t>
      </w:r>
      <w:del w:id="64" w:author="孙程姣" w:date="2026-05-11T12:36:00Z">
        <w:r>
          <w:rPr>
            <w:rFonts w:hint="eastAsia"/>
            <w:szCs w:val="18"/>
          </w:rPr>
          <w:delText>，</w:delText>
        </w:r>
      </w:del>
      <w:r>
        <w:rPr>
          <w:rFonts w:hint="eastAsia"/>
          <w:szCs w:val="18"/>
        </w:rPr>
        <w:t>2015年第3期。</w:t>
      </w:r>
    </w:p>
  </w:footnote>
  <w:footnote w:id="7">
    <w:p w14:paraId="5B390872">
      <w:pPr>
        <w:pStyle w:val="8"/>
        <w:rPr>
          <w:szCs w:val="18"/>
        </w:rPr>
      </w:pPr>
      <w:r>
        <w:rPr>
          <w:rStyle w:val="17"/>
          <w:szCs w:val="18"/>
        </w:rPr>
        <w:footnoteRef/>
      </w:r>
      <w:r>
        <w:rPr>
          <w:szCs w:val="18"/>
        </w:rPr>
        <w:t xml:space="preserve"> </w:t>
      </w:r>
      <w:r>
        <w:rPr>
          <w:rFonts w:hint="eastAsia"/>
          <w:szCs w:val="18"/>
        </w:rPr>
        <w:t>姚巧华：《村民自治条件下村支“两委”关系的矛盾及其调适》，《中州学刊》</w:t>
      </w:r>
      <w:del w:id="65" w:author="孙程姣" w:date="2026-05-11T12:36:00Z">
        <w:r>
          <w:rPr>
            <w:rFonts w:hint="eastAsia"/>
            <w:szCs w:val="18"/>
          </w:rPr>
          <w:delText>，</w:delText>
        </w:r>
      </w:del>
      <w:r>
        <w:rPr>
          <w:rFonts w:hint="eastAsia"/>
          <w:szCs w:val="18"/>
        </w:rPr>
        <w:t>2004年第6期。</w:t>
      </w:r>
    </w:p>
  </w:footnote>
  <w:footnote w:id="8">
    <w:p w14:paraId="436BA1D9">
      <w:pPr>
        <w:pStyle w:val="8"/>
        <w:rPr>
          <w:szCs w:val="18"/>
        </w:rPr>
      </w:pPr>
      <w:r>
        <w:rPr>
          <w:rStyle w:val="17"/>
          <w:szCs w:val="18"/>
        </w:rPr>
        <w:footnoteRef/>
      </w:r>
      <w:r>
        <w:rPr>
          <w:szCs w:val="18"/>
        </w:rPr>
        <w:t xml:space="preserve"> </w:t>
      </w:r>
      <w:r>
        <w:rPr>
          <w:rFonts w:hint="eastAsia"/>
          <w:szCs w:val="18"/>
        </w:rPr>
        <w:t>吴晓霞：《论基层协商民主的“嵌入式发展”——基于国家与社会关系范式的本土分析框架》，《社会科学家》</w:t>
      </w:r>
      <w:del w:id="66" w:author="孙程姣" w:date="2026-05-11T12:36:00Z">
        <w:r>
          <w:rPr>
            <w:rFonts w:hint="eastAsia"/>
            <w:szCs w:val="18"/>
          </w:rPr>
          <w:delText>，</w:delText>
        </w:r>
      </w:del>
      <w:r>
        <w:rPr>
          <w:rFonts w:hint="eastAsia"/>
          <w:szCs w:val="18"/>
        </w:rPr>
        <w:t>2018年第2期。</w:t>
      </w:r>
    </w:p>
  </w:footnote>
  <w:footnote w:id="9">
    <w:p w14:paraId="066881A1">
      <w:pPr>
        <w:pStyle w:val="8"/>
        <w:rPr>
          <w:szCs w:val="18"/>
        </w:rPr>
      </w:pPr>
      <w:r>
        <w:rPr>
          <w:rStyle w:val="17"/>
          <w:szCs w:val="18"/>
        </w:rPr>
        <w:footnoteRef/>
      </w:r>
      <w:r>
        <w:rPr>
          <w:szCs w:val="18"/>
        </w:rPr>
        <w:t xml:space="preserve"> </w:t>
      </w:r>
      <w:r>
        <w:rPr>
          <w:rFonts w:hint="eastAsia"/>
          <w:szCs w:val="18"/>
        </w:rPr>
        <w:t>王淑娜、姚洋：《基层民主和村庄治理——来自8省48村的证据》，《北京大学学报</w:t>
      </w:r>
      <w:ins w:id="67" w:author="孙程姣" w:date="2026-05-11T12:36:00Z">
        <w:r>
          <w:rPr>
            <w:rFonts w:hint="eastAsia"/>
            <w:szCs w:val="18"/>
          </w:rPr>
          <w:t>》（</w:t>
        </w:r>
      </w:ins>
      <w:del w:id="68" w:author="孙程姣" w:date="2026-05-11T12:36:00Z">
        <w:r>
          <w:rPr>
            <w:rFonts w:hint="eastAsia"/>
            <w:szCs w:val="18"/>
          </w:rPr>
          <w:delText>(</w:delText>
        </w:r>
      </w:del>
      <w:r>
        <w:rPr>
          <w:rFonts w:hint="eastAsia"/>
          <w:szCs w:val="18"/>
        </w:rPr>
        <w:t>哲学社会科学</w:t>
      </w:r>
      <w:ins w:id="69" w:author="孙程姣" w:date="2026-05-11T12:36:00Z">
        <w:r>
          <w:rPr>
            <w:rFonts w:hint="eastAsia"/>
            <w:szCs w:val="18"/>
          </w:rPr>
          <w:t>版</w:t>
        </w:r>
      </w:ins>
      <w:ins w:id="70" w:author="孙程姣" w:date="2026-05-11T12:37:00Z">
        <w:r>
          <w:rPr>
            <w:rFonts w:hint="eastAsia"/>
            <w:szCs w:val="18"/>
          </w:rPr>
          <w:t>）</w:t>
        </w:r>
      </w:ins>
      <w:del w:id="71" w:author="孙程姣" w:date="2026-05-11T12:36:00Z">
        <w:r>
          <w:rPr>
            <w:rFonts w:hint="eastAsia"/>
            <w:szCs w:val="18"/>
          </w:rPr>
          <w:delText>版)》，</w:delText>
        </w:r>
      </w:del>
      <w:r>
        <w:rPr>
          <w:rFonts w:hint="eastAsia"/>
          <w:szCs w:val="18"/>
        </w:rPr>
        <w:t>2007年第2期。</w:t>
      </w:r>
    </w:p>
  </w:footnote>
  <w:footnote w:id="10">
    <w:p w14:paraId="168C97D6">
      <w:pPr>
        <w:pStyle w:val="8"/>
        <w:rPr>
          <w:szCs w:val="18"/>
        </w:rPr>
      </w:pPr>
      <w:r>
        <w:rPr>
          <w:rStyle w:val="17"/>
          <w:szCs w:val="18"/>
        </w:rPr>
        <w:footnoteRef/>
      </w:r>
      <w:r>
        <w:rPr>
          <w:szCs w:val="18"/>
        </w:rPr>
        <w:t xml:space="preserve"> </w:t>
      </w:r>
      <w:ins w:id="72" w:author="孙程姣" w:date="2026-05-11T12:37:00Z">
        <w:r>
          <w:rPr>
            <w:rFonts w:hint="eastAsia"/>
            <w:szCs w:val="18"/>
          </w:rPr>
          <w:t>参见</w:t>
        </w:r>
      </w:ins>
      <w:r>
        <w:rPr>
          <w:rFonts w:hint="eastAsia"/>
          <w:szCs w:val="18"/>
        </w:rPr>
        <w:t>袁松：《富人治村——城镇化进程中的乡村权力结构转型》，中国社会科学出版社</w:t>
      </w:r>
      <w:del w:id="73" w:author="孙程姣" w:date="2026-05-11T12:37:00Z">
        <w:r>
          <w:rPr>
            <w:rFonts w:hint="eastAsia"/>
            <w:szCs w:val="18"/>
          </w:rPr>
          <w:delText>，</w:delText>
        </w:r>
      </w:del>
      <w:r>
        <w:rPr>
          <w:rFonts w:hint="eastAsia"/>
          <w:szCs w:val="18"/>
        </w:rPr>
        <w:t>2015年</w:t>
      </w:r>
      <w:ins w:id="74" w:author="孙程姣" w:date="2026-05-11T12:37:00Z">
        <w:r>
          <w:rPr>
            <w:rFonts w:hint="eastAsia"/>
            <w:szCs w:val="18"/>
          </w:rPr>
          <w:t>版</w:t>
        </w:r>
      </w:ins>
      <w:r>
        <w:rPr>
          <w:rFonts w:hint="eastAsia"/>
          <w:szCs w:val="18"/>
        </w:rPr>
        <w:t>。</w:t>
      </w:r>
    </w:p>
  </w:footnote>
  <w:footnote w:id="11">
    <w:p w14:paraId="45434998">
      <w:pPr>
        <w:pStyle w:val="8"/>
        <w:rPr>
          <w:ins w:id="75" w:author="Wei [2]" w:date="2026-05-22T14:09:54Z"/>
          <w:szCs w:val="18"/>
        </w:rPr>
      </w:pPr>
      <w:ins w:id="76" w:author="Wei [2]" w:date="2026-05-22T14:09:54Z">
        <w:r>
          <w:rPr>
            <w:rStyle w:val="17"/>
            <w:szCs w:val="18"/>
          </w:rPr>
          <w:footnoteRef/>
        </w:r>
      </w:ins>
      <w:ins w:id="77" w:author="Wei [2]" w:date="2026-05-22T14:09:54Z">
        <w:r>
          <w:rPr>
            <w:szCs w:val="18"/>
          </w:rPr>
          <w:t xml:space="preserve"> </w:t>
        </w:r>
      </w:ins>
      <w:ins w:id="78" w:author="Wei [2]" w:date="2026-05-22T14:09:54Z">
        <w:r>
          <w:rPr>
            <w:rFonts w:hint="eastAsia"/>
            <w:szCs w:val="18"/>
          </w:rPr>
          <w:t>陈剩勇：《村民自治何去何从——对中国农村基层民主发展现状的观察和思考》，《学术界》2009年第1期。</w:t>
        </w:r>
      </w:ins>
    </w:p>
  </w:footnote>
  <w:footnote w:id="12">
    <w:p w14:paraId="37B7036A">
      <w:pPr>
        <w:pStyle w:val="8"/>
        <w:rPr>
          <w:szCs w:val="18"/>
        </w:rPr>
      </w:pPr>
      <w:r>
        <w:rPr>
          <w:rStyle w:val="17"/>
          <w:szCs w:val="18"/>
        </w:rPr>
        <w:footnoteRef/>
      </w:r>
      <w:r>
        <w:rPr>
          <w:szCs w:val="18"/>
        </w:rPr>
        <w:t xml:space="preserve"> </w:t>
      </w:r>
      <w:r>
        <w:rPr>
          <w:rFonts w:hint="eastAsia"/>
          <w:szCs w:val="18"/>
        </w:rPr>
        <w:t>陈剩勇</w:t>
      </w:r>
      <w:ins w:id="79" w:author="孙程姣" w:date="2026-05-11T12:37:00Z">
        <w:r>
          <w:rPr>
            <w:rFonts w:hint="eastAsia"/>
            <w:szCs w:val="18"/>
          </w:rPr>
          <w:t>：</w:t>
        </w:r>
      </w:ins>
      <w:del w:id="80" w:author="孙程姣" w:date="2026-05-11T12:37:00Z">
        <w:r>
          <w:rPr>
            <w:rFonts w:hint="eastAsia"/>
            <w:szCs w:val="18"/>
          </w:rPr>
          <w:delText xml:space="preserve">: </w:delText>
        </w:r>
      </w:del>
      <w:r>
        <w:rPr>
          <w:rFonts w:hint="eastAsia"/>
          <w:szCs w:val="18"/>
        </w:rPr>
        <w:t>《村民自治何去何从——对中国农村基层民主发展现状的观察和思考》，《学术界》</w:t>
      </w:r>
      <w:ins w:id="81" w:author="孙程姣" w:date="2026-05-11T12:56:00Z">
        <w:r>
          <w:rPr>
            <w:rFonts w:hint="eastAsia"/>
            <w:szCs w:val="18"/>
          </w:rPr>
          <w:t>2009年</w:t>
        </w:r>
      </w:ins>
      <w:del w:id="82" w:author="孙程姣" w:date="2026-05-11T12:56:00Z">
        <w:r>
          <w:rPr>
            <w:rFonts w:hint="eastAsia"/>
            <w:szCs w:val="18"/>
          </w:rPr>
          <w:delText>2009 年</w:delText>
        </w:r>
      </w:del>
      <w:r>
        <w:rPr>
          <w:rFonts w:hint="eastAsia"/>
          <w:szCs w:val="18"/>
        </w:rPr>
        <w:t>第1 期。</w:t>
      </w:r>
    </w:p>
  </w:footnote>
  <w:footnote w:id="13">
    <w:p w14:paraId="5CD638D8">
      <w:pPr>
        <w:pStyle w:val="8"/>
        <w:rPr>
          <w:ins w:id="83" w:author="Wei [2]" w:date="2026-05-22T14:09:59Z"/>
          <w:szCs w:val="18"/>
        </w:rPr>
      </w:pPr>
      <w:ins w:id="84" w:author="Wei [2]" w:date="2026-05-22T14:09:59Z">
        <w:r>
          <w:rPr>
            <w:rStyle w:val="17"/>
            <w:szCs w:val="18"/>
          </w:rPr>
          <w:footnoteRef/>
        </w:r>
      </w:ins>
      <w:ins w:id="85" w:author="Wei [2]" w:date="2026-05-22T14:09:59Z">
        <w:r>
          <w:rPr>
            <w:szCs w:val="18"/>
          </w:rPr>
          <w:t xml:space="preserve"> </w:t>
        </w:r>
      </w:ins>
      <w:ins w:id="86" w:author="Wei [2]" w:date="2026-05-22T14:09:59Z">
        <w:r>
          <w:rPr>
            <w:rFonts w:hint="eastAsia"/>
            <w:szCs w:val="18"/>
          </w:rPr>
          <w:t>贺东航：《中国村民自治制度“内卷化”现象的思考》，《经济社会体制比较》</w:t>
        </w:r>
      </w:ins>
      <w:ins w:id="87" w:author="Wei [2]" w:date="2026-05-22T14:09:59Z">
        <w:r>
          <w:rPr>
            <w:rFonts w:hint="eastAsia"/>
            <w:color w:val="0000FF"/>
            <w:szCs w:val="18"/>
            <w:rPrChange w:id="88" w:author="Wei [2]" w:date="2026-05-23T19:46:57Z">
              <w:rPr>
                <w:rFonts w:hint="eastAsia"/>
                <w:szCs w:val="18"/>
              </w:rPr>
            </w:rPrChange>
          </w:rPr>
          <w:t>200</w:t>
        </w:r>
      </w:ins>
      <w:ins w:id="90" w:author="Wei [2]" w:date="2026-05-23T19:42:04Z">
        <w:r>
          <w:rPr>
            <w:rFonts w:hint="eastAsia"/>
            <w:color w:val="0000FF"/>
            <w:szCs w:val="18"/>
            <w:lang w:val="en-US" w:eastAsia="zh-CN"/>
            <w:rPrChange w:id="91" w:author="Wei [2]" w:date="2026-05-23T19:46:57Z">
              <w:rPr>
                <w:rFonts w:hint="eastAsia"/>
                <w:szCs w:val="18"/>
                <w:lang w:val="en-US" w:eastAsia="zh-CN"/>
              </w:rPr>
            </w:rPrChange>
          </w:rPr>
          <w:t>7</w:t>
        </w:r>
      </w:ins>
      <w:ins w:id="93" w:author="Wei [2]" w:date="2026-05-22T14:09:59Z">
        <w:r>
          <w:rPr>
            <w:rFonts w:hint="eastAsia"/>
            <w:szCs w:val="18"/>
          </w:rPr>
          <w:t>年第6期。</w:t>
        </w:r>
      </w:ins>
    </w:p>
  </w:footnote>
  <w:footnote w:id="14">
    <w:p w14:paraId="1E43E575">
      <w:pPr>
        <w:pStyle w:val="8"/>
        <w:rPr>
          <w:szCs w:val="18"/>
        </w:rPr>
      </w:pPr>
      <w:r>
        <w:rPr>
          <w:rStyle w:val="17"/>
          <w:szCs w:val="18"/>
        </w:rPr>
        <w:footnoteRef/>
      </w:r>
      <w:r>
        <w:rPr>
          <w:szCs w:val="18"/>
        </w:rPr>
        <w:t xml:space="preserve"> </w:t>
      </w:r>
      <w:r>
        <w:rPr>
          <w:rFonts w:hint="eastAsia"/>
          <w:szCs w:val="18"/>
        </w:rPr>
        <w:t>贺东航：《中国村民自治制度“内卷化”现象的思考》，《经济社会体制比较》2005年第6期。</w:t>
      </w:r>
    </w:p>
  </w:footnote>
  <w:footnote w:id="15">
    <w:p w14:paraId="1A9672CA">
      <w:pPr>
        <w:pStyle w:val="8"/>
        <w:rPr>
          <w:ins w:id="94" w:author="Wei [2]" w:date="2026-05-22T14:10:02Z"/>
          <w:szCs w:val="18"/>
        </w:rPr>
      </w:pPr>
      <w:ins w:id="95" w:author="Wei [2]" w:date="2026-05-22T14:10:02Z">
        <w:r>
          <w:rPr>
            <w:rStyle w:val="17"/>
            <w:szCs w:val="18"/>
          </w:rPr>
          <w:footnoteRef/>
        </w:r>
      </w:ins>
      <w:ins w:id="96" w:author="Wei [2]" w:date="2026-05-22T14:10:02Z">
        <w:r>
          <w:rPr>
            <w:szCs w:val="18"/>
          </w:rPr>
          <w:t xml:space="preserve"> </w:t>
        </w:r>
      </w:ins>
      <w:ins w:id="97" w:author="Wei [2]" w:date="2026-05-22T14:10:02Z">
        <w:r>
          <w:rPr>
            <w:rFonts w:hint="eastAsia"/>
            <w:szCs w:val="18"/>
          </w:rPr>
          <w:t>蒋达勇、王金红：《反向民主对村民自治制度绩效的影响——一个新的理论解释》，《开放时代》2012年第5期。</w:t>
        </w:r>
      </w:ins>
      <w:bookmarkStart w:id="1" w:name="_GoBack"/>
      <w:bookmarkEnd w:id="1"/>
    </w:p>
  </w:footnote>
  <w:footnote w:id="16">
    <w:p w14:paraId="3E51E34C">
      <w:pPr>
        <w:pStyle w:val="8"/>
        <w:rPr>
          <w:szCs w:val="18"/>
        </w:rPr>
      </w:pPr>
      <w:r>
        <w:rPr>
          <w:rStyle w:val="17"/>
          <w:szCs w:val="18"/>
        </w:rPr>
        <w:footnoteRef/>
      </w:r>
      <w:r>
        <w:rPr>
          <w:szCs w:val="18"/>
        </w:rPr>
        <w:t xml:space="preserve"> </w:t>
      </w:r>
      <w:r>
        <w:rPr>
          <w:rFonts w:hint="eastAsia"/>
          <w:szCs w:val="18"/>
        </w:rPr>
        <w:t>蒋达勇、王金红：《反向民主对村民自治制度绩效的影响——一个新的理论解释》，《开放时代》2012年第5期。</w:t>
      </w:r>
    </w:p>
  </w:footnote>
  <w:footnote w:id="17">
    <w:p w14:paraId="350D120B">
      <w:pPr>
        <w:pStyle w:val="8"/>
        <w:rPr>
          <w:ins w:id="98" w:author="Wei [2]" w:date="2026-05-22T14:12:34Z"/>
          <w:rFonts w:hint="default" w:eastAsia="宋体"/>
          <w:szCs w:val="18"/>
          <w:lang w:val="en-US" w:eastAsia="zh-CN"/>
        </w:rPr>
      </w:pPr>
      <w:ins w:id="99" w:author="Wei [2]" w:date="2026-05-22T14:12:34Z">
        <w:r>
          <w:rPr>
            <w:rStyle w:val="17"/>
            <w:szCs w:val="18"/>
          </w:rPr>
          <w:footnoteRef/>
        </w:r>
      </w:ins>
      <w:ins w:id="100" w:author="Wei [2]" w:date="2026-05-22T14:12:34Z">
        <w:r>
          <w:rPr>
            <w:szCs w:val="18"/>
          </w:rPr>
          <w:t xml:space="preserve"> </w:t>
        </w:r>
      </w:ins>
      <w:ins w:id="101" w:author="Wei [2]" w:date="2026-05-22T14:12:34Z">
        <w:r>
          <w:rPr>
            <w:rFonts w:hint="eastAsia"/>
            <w:szCs w:val="18"/>
            <w:highlight w:val="yellow"/>
          </w:rPr>
          <w:t>徐勇：《村民自治的成长：行政放权与社会发育——</w:t>
        </w:r>
      </w:ins>
      <w:ins w:id="102" w:author="Wei [2]" w:date="2026-05-22T14:12:34Z">
        <w:r>
          <w:rPr>
            <w:szCs w:val="18"/>
            <w:highlight w:val="yellow"/>
          </w:rPr>
          <w:t>1990</w:t>
        </w:r>
      </w:ins>
      <w:ins w:id="103" w:author="Wei [2]" w:date="2026-05-22T14:12:34Z">
        <w:r>
          <w:rPr>
            <w:rFonts w:hint="eastAsia"/>
            <w:szCs w:val="18"/>
            <w:highlight w:val="yellow"/>
          </w:rPr>
          <w:t>年代</w:t>
        </w:r>
      </w:ins>
      <w:ins w:id="104" w:author="Wei [2]" w:date="2026-05-23T19:38:26Z">
        <w:r>
          <w:rPr>
            <w:rFonts w:hint="eastAsia"/>
            <w:color w:val="0000FF"/>
            <w:szCs w:val="18"/>
            <w:highlight w:val="yellow"/>
            <w:lang w:val="en-US" w:eastAsia="zh-CN"/>
            <w:rPrChange w:id="105" w:author="Wei [2]" w:date="2026-05-23T19:47:14Z">
              <w:rPr>
                <w:rFonts w:hint="eastAsia"/>
                <w:szCs w:val="18"/>
                <w:highlight w:val="yellow"/>
                <w:lang w:val="en-US" w:eastAsia="zh-CN"/>
              </w:rPr>
            </w:rPrChange>
          </w:rPr>
          <w:t>后期</w:t>
        </w:r>
      </w:ins>
      <w:ins w:id="107" w:author="Wei [2]" w:date="2026-05-22T14:12:34Z">
        <w:r>
          <w:rPr>
            <w:rFonts w:hint="eastAsia"/>
            <w:szCs w:val="18"/>
            <w:highlight w:val="yellow"/>
          </w:rPr>
          <w:t>以来中国村民自治发展进程的反思》，《华中师范大学学报》（人文社会科学版）</w:t>
        </w:r>
      </w:ins>
      <w:ins w:id="108" w:author="Wei [2]" w:date="2026-05-22T14:12:34Z">
        <w:r>
          <w:rPr>
            <w:szCs w:val="18"/>
            <w:highlight w:val="yellow"/>
          </w:rPr>
          <w:t>2005</w:t>
        </w:r>
      </w:ins>
      <w:ins w:id="109" w:author="Wei [2]" w:date="2026-05-22T14:12:34Z">
        <w:r>
          <w:rPr>
            <w:rFonts w:hint="eastAsia"/>
            <w:szCs w:val="18"/>
            <w:highlight w:val="yellow"/>
          </w:rPr>
          <w:t>年第</w:t>
        </w:r>
      </w:ins>
      <w:ins w:id="110" w:author="Wei [2]" w:date="2026-05-22T14:12:34Z">
        <w:r>
          <w:rPr>
            <w:szCs w:val="18"/>
            <w:highlight w:val="yellow"/>
          </w:rPr>
          <w:t>2</w:t>
        </w:r>
      </w:ins>
      <w:ins w:id="111" w:author="Wei [2]" w:date="2026-05-22T14:12:34Z">
        <w:r>
          <w:rPr>
            <w:rFonts w:hint="eastAsia"/>
            <w:szCs w:val="18"/>
            <w:highlight w:val="yellow"/>
          </w:rPr>
          <w:t>期。【说明：文献信息不准确，文章名有误，期刊名称不完整，已调整。全文参考文献请魏老师逐一核对。】</w:t>
        </w:r>
      </w:ins>
      <w:ins w:id="112" w:author="Wei [2]" w:date="2026-05-23T19:47:24Z">
        <w:r>
          <w:rPr>
            <w:rFonts w:hint="eastAsia"/>
            <w:szCs w:val="18"/>
            <w:highlight w:val="yellow"/>
            <w:lang w:val="en-US" w:eastAsia="zh-CN"/>
          </w:rPr>
          <w:t>作者</w:t>
        </w:r>
      </w:ins>
      <w:ins w:id="113" w:author="Wei [2]" w:date="2026-05-23T19:47:27Z">
        <w:r>
          <w:rPr>
            <w:rFonts w:hint="eastAsia"/>
            <w:szCs w:val="18"/>
            <w:highlight w:val="yellow"/>
            <w:lang w:val="en-US" w:eastAsia="zh-CN"/>
          </w:rPr>
          <w:t>已核查</w:t>
        </w:r>
      </w:ins>
      <w:ins w:id="114" w:author="Wei [2]" w:date="2026-05-23T19:47:28Z">
        <w:r>
          <w:rPr>
            <w:rFonts w:hint="eastAsia"/>
            <w:szCs w:val="18"/>
            <w:highlight w:val="yellow"/>
            <w:lang w:val="en-US" w:eastAsia="zh-CN"/>
          </w:rPr>
          <w:t>全文</w:t>
        </w:r>
      </w:ins>
      <w:ins w:id="115" w:author="Wei [2]" w:date="2026-05-23T19:47:30Z">
        <w:r>
          <w:rPr>
            <w:rFonts w:hint="eastAsia"/>
            <w:szCs w:val="18"/>
            <w:highlight w:val="yellow"/>
            <w:lang w:val="en-US" w:eastAsia="zh-CN"/>
          </w:rPr>
          <w:t>文献</w:t>
        </w:r>
      </w:ins>
      <w:ins w:id="116" w:author="Wei [2]" w:date="2026-05-23T19:47:48Z">
        <w:r>
          <w:rPr>
            <w:rFonts w:hint="eastAsia"/>
            <w:szCs w:val="18"/>
            <w:highlight w:val="yellow"/>
            <w:lang w:val="en-US" w:eastAsia="zh-CN"/>
          </w:rPr>
          <w:t>信息</w:t>
        </w:r>
      </w:ins>
      <w:ins w:id="117" w:author="Wei [2]" w:date="2026-05-23T19:47:54Z">
        <w:r>
          <w:rPr>
            <w:rFonts w:hint="eastAsia"/>
            <w:szCs w:val="18"/>
            <w:highlight w:val="yellow"/>
            <w:lang w:val="en-US" w:eastAsia="zh-CN"/>
          </w:rPr>
          <w:t>，</w:t>
        </w:r>
      </w:ins>
      <w:ins w:id="118" w:author="Wei [2]" w:date="2026-05-23T19:47:56Z">
        <w:r>
          <w:rPr>
            <w:rFonts w:hint="eastAsia"/>
            <w:szCs w:val="18"/>
            <w:highlight w:val="yellow"/>
            <w:lang w:val="en-US" w:eastAsia="zh-CN"/>
          </w:rPr>
          <w:t>已</w:t>
        </w:r>
      </w:ins>
      <w:ins w:id="119" w:author="Wei [2]" w:date="2026-05-23T19:47:57Z">
        <w:r>
          <w:rPr>
            <w:rFonts w:hint="eastAsia"/>
            <w:szCs w:val="18"/>
            <w:highlight w:val="yellow"/>
            <w:lang w:val="en-US" w:eastAsia="zh-CN"/>
          </w:rPr>
          <w:t>蓝色</w:t>
        </w:r>
      </w:ins>
      <w:ins w:id="120" w:author="Wei [2]" w:date="2026-05-23T19:47:58Z">
        <w:r>
          <w:rPr>
            <w:rFonts w:hint="eastAsia"/>
            <w:szCs w:val="18"/>
            <w:highlight w:val="yellow"/>
            <w:lang w:val="en-US" w:eastAsia="zh-CN"/>
          </w:rPr>
          <w:t>字体</w:t>
        </w:r>
      </w:ins>
      <w:ins w:id="121" w:author="Wei [2]" w:date="2026-05-23T19:47:59Z">
        <w:r>
          <w:rPr>
            <w:rFonts w:hint="eastAsia"/>
            <w:szCs w:val="18"/>
            <w:highlight w:val="yellow"/>
            <w:lang w:val="en-US" w:eastAsia="zh-CN"/>
          </w:rPr>
          <w:t>标注</w:t>
        </w:r>
      </w:ins>
      <w:ins w:id="122" w:author="Wei [2]" w:date="2026-05-23T19:48:04Z">
        <w:r>
          <w:rPr>
            <w:rFonts w:hint="eastAsia"/>
            <w:szCs w:val="18"/>
            <w:highlight w:val="yellow"/>
            <w:lang w:val="en-US" w:eastAsia="zh-CN"/>
          </w:rPr>
          <w:t>。</w:t>
        </w:r>
      </w:ins>
      <w:ins w:id="123" w:author="Wei [2]" w:date="2026-05-23T19:48:05Z">
        <w:r>
          <w:rPr>
            <w:rFonts w:hint="eastAsia"/>
            <w:szCs w:val="18"/>
            <w:highlight w:val="yellow"/>
            <w:lang w:val="en-US" w:eastAsia="zh-CN"/>
          </w:rPr>
          <w:t>此外，</w:t>
        </w:r>
      </w:ins>
      <w:ins w:id="124" w:author="Wei [2]" w:date="2026-05-23T19:47:35Z">
        <w:r>
          <w:rPr>
            <w:rFonts w:hint="eastAsia"/>
            <w:szCs w:val="18"/>
            <w:highlight w:val="yellow"/>
            <w:lang w:val="en-US" w:eastAsia="zh-CN"/>
          </w:rPr>
          <w:t>删除</w:t>
        </w:r>
      </w:ins>
      <w:ins w:id="125" w:author="Wei [2]" w:date="2026-05-23T19:47:36Z">
        <w:r>
          <w:rPr>
            <w:rFonts w:hint="eastAsia"/>
            <w:szCs w:val="18"/>
            <w:highlight w:val="yellow"/>
            <w:lang w:val="en-US" w:eastAsia="zh-CN"/>
          </w:rPr>
          <w:t>了</w:t>
        </w:r>
      </w:ins>
      <w:ins w:id="126" w:author="Wei [2]" w:date="2026-05-23T19:47:39Z">
        <w:r>
          <w:rPr>
            <w:rFonts w:hint="eastAsia"/>
            <w:szCs w:val="18"/>
            <w:highlight w:val="yellow"/>
            <w:lang w:val="en-US" w:eastAsia="zh-CN"/>
          </w:rPr>
          <w:t>部分</w:t>
        </w:r>
      </w:ins>
      <w:ins w:id="127" w:author="Wei [2]" w:date="2026-05-23T19:47:40Z">
        <w:r>
          <w:rPr>
            <w:rFonts w:hint="eastAsia"/>
            <w:szCs w:val="18"/>
            <w:highlight w:val="yellow"/>
            <w:lang w:val="en-US" w:eastAsia="zh-CN"/>
          </w:rPr>
          <w:t>陈旧文献</w:t>
        </w:r>
      </w:ins>
      <w:ins w:id="128" w:author="Wei [2]" w:date="2026-05-23T19:47:41Z">
        <w:r>
          <w:rPr>
            <w:rFonts w:hint="eastAsia"/>
            <w:szCs w:val="18"/>
            <w:highlight w:val="yellow"/>
            <w:lang w:val="en-US" w:eastAsia="zh-CN"/>
          </w:rPr>
          <w:t>，</w:t>
        </w:r>
      </w:ins>
      <w:ins w:id="129" w:author="Wei [2]" w:date="2026-05-23T19:47:42Z">
        <w:r>
          <w:rPr>
            <w:rFonts w:hint="eastAsia"/>
            <w:szCs w:val="18"/>
            <w:highlight w:val="yellow"/>
            <w:lang w:val="en-US" w:eastAsia="zh-CN"/>
          </w:rPr>
          <w:t>补充了</w:t>
        </w:r>
      </w:ins>
      <w:ins w:id="130" w:author="Wei [2]" w:date="2026-05-23T19:47:43Z">
        <w:r>
          <w:rPr>
            <w:rFonts w:hint="eastAsia"/>
            <w:szCs w:val="18"/>
            <w:highlight w:val="yellow"/>
            <w:lang w:val="en-US" w:eastAsia="zh-CN"/>
          </w:rPr>
          <w:t>一些</w:t>
        </w:r>
      </w:ins>
      <w:ins w:id="131" w:author="Wei [2]" w:date="2026-05-23T19:47:44Z">
        <w:r>
          <w:rPr>
            <w:rFonts w:hint="eastAsia"/>
            <w:szCs w:val="18"/>
            <w:highlight w:val="yellow"/>
            <w:lang w:val="en-US" w:eastAsia="zh-CN"/>
          </w:rPr>
          <w:t>新</w:t>
        </w:r>
      </w:ins>
      <w:ins w:id="132" w:author="Wei [2]" w:date="2026-05-23T19:47:45Z">
        <w:r>
          <w:rPr>
            <w:rFonts w:hint="eastAsia"/>
            <w:szCs w:val="18"/>
            <w:highlight w:val="yellow"/>
            <w:lang w:val="en-US" w:eastAsia="zh-CN"/>
          </w:rPr>
          <w:t>文献。</w:t>
        </w:r>
      </w:ins>
    </w:p>
  </w:footnote>
  <w:footnote w:id="18">
    <w:p w14:paraId="275D1C6D">
      <w:pPr>
        <w:pStyle w:val="8"/>
        <w:rPr>
          <w:szCs w:val="18"/>
        </w:rPr>
      </w:pPr>
      <w:r>
        <w:rPr>
          <w:rStyle w:val="17"/>
          <w:szCs w:val="18"/>
        </w:rPr>
        <w:footnoteRef/>
      </w:r>
      <w:r>
        <w:rPr>
          <w:szCs w:val="18"/>
        </w:rPr>
        <w:t xml:space="preserve"> </w:t>
      </w:r>
      <w:r>
        <w:rPr>
          <w:rFonts w:hint="eastAsia"/>
          <w:szCs w:val="18"/>
        </w:rPr>
        <w:t>景跃进：《村民自治与中国特色的民主政治之路》，《天津社会科学》2002年第1期。</w:t>
      </w:r>
    </w:p>
  </w:footnote>
  <w:footnote w:id="19">
    <w:p w14:paraId="30F1AED1">
      <w:pPr>
        <w:pStyle w:val="8"/>
        <w:rPr>
          <w:szCs w:val="18"/>
        </w:rPr>
      </w:pPr>
      <w:r>
        <w:rPr>
          <w:rStyle w:val="17"/>
          <w:szCs w:val="18"/>
        </w:rPr>
        <w:footnoteRef/>
      </w:r>
      <w:r>
        <w:rPr>
          <w:szCs w:val="18"/>
        </w:rPr>
        <w:t xml:space="preserve"> </w:t>
      </w:r>
      <w:r>
        <w:rPr>
          <w:rFonts w:hint="eastAsia"/>
          <w:szCs w:val="18"/>
          <w:highlight w:val="yellow"/>
          <w:rPrChange w:id="133" w:author="孙程姣" w:date="2026-05-11T12:40:00Z">
            <w:rPr>
              <w:rFonts w:hint="eastAsia"/>
              <w:szCs w:val="18"/>
            </w:rPr>
          </w:rPrChange>
        </w:rPr>
        <w:t>徐勇：《村民自治的成长：行政放权与社会发育——</w:t>
      </w:r>
      <w:del w:id="134" w:author="孙程姣" w:date="2026-05-11T12:39:00Z">
        <w:r>
          <w:rPr>
            <w:szCs w:val="18"/>
            <w:highlight w:val="yellow"/>
            <w:rPrChange w:id="135" w:author="孙程姣" w:date="2026-05-11T12:40:00Z">
              <w:rPr>
                <w:szCs w:val="18"/>
              </w:rPr>
            </w:rPrChange>
          </w:rPr>
          <w:delText>20</w:delText>
        </w:r>
      </w:del>
      <w:del w:id="136" w:author="孙程姣" w:date="2026-05-11T12:39:00Z">
        <w:r>
          <w:rPr>
            <w:rFonts w:hint="eastAsia"/>
            <w:szCs w:val="18"/>
            <w:highlight w:val="yellow"/>
            <w:rPrChange w:id="137" w:author="孙程姣" w:date="2026-05-11T12:40:00Z">
              <w:rPr>
                <w:rFonts w:hint="eastAsia"/>
                <w:szCs w:val="18"/>
              </w:rPr>
            </w:rPrChange>
          </w:rPr>
          <w:delText>世纪</w:delText>
        </w:r>
      </w:del>
      <w:ins w:id="138" w:author="孙程姣" w:date="2026-05-11T12:39:00Z">
        <w:r>
          <w:rPr>
            <w:szCs w:val="18"/>
            <w:highlight w:val="yellow"/>
            <w:rPrChange w:id="139" w:author="孙程姣" w:date="2026-05-11T12:40:00Z">
              <w:rPr>
                <w:szCs w:val="18"/>
              </w:rPr>
            </w:rPrChange>
          </w:rPr>
          <w:t>19</w:t>
        </w:r>
      </w:ins>
      <w:r>
        <w:rPr>
          <w:szCs w:val="18"/>
          <w:highlight w:val="yellow"/>
          <w:rPrChange w:id="140" w:author="孙程姣" w:date="2026-05-11T12:40:00Z">
            <w:rPr>
              <w:szCs w:val="18"/>
            </w:rPr>
          </w:rPrChange>
        </w:rPr>
        <w:t>90</w:t>
      </w:r>
      <w:r>
        <w:rPr>
          <w:rFonts w:hint="eastAsia"/>
          <w:szCs w:val="18"/>
          <w:highlight w:val="yellow"/>
          <w:rPrChange w:id="141" w:author="孙程姣" w:date="2026-05-11T12:40:00Z">
            <w:rPr>
              <w:rFonts w:hint="eastAsia"/>
              <w:szCs w:val="18"/>
            </w:rPr>
          </w:rPrChange>
        </w:rPr>
        <w:t>年代以来中国村民自治发展进程的反思》，《华中师范大学学报》</w:t>
      </w:r>
      <w:ins w:id="142" w:author="孙程姣" w:date="2026-05-11T12:40:00Z">
        <w:r>
          <w:rPr>
            <w:rFonts w:hint="eastAsia"/>
            <w:szCs w:val="18"/>
            <w:highlight w:val="yellow"/>
            <w:rPrChange w:id="143" w:author="孙程姣" w:date="2026-05-11T12:40:00Z">
              <w:rPr>
                <w:rFonts w:hint="eastAsia"/>
                <w:szCs w:val="18"/>
              </w:rPr>
            </w:rPrChange>
          </w:rPr>
          <w:t>（人文社会科学版）</w:t>
        </w:r>
      </w:ins>
      <w:r>
        <w:rPr>
          <w:szCs w:val="18"/>
          <w:highlight w:val="yellow"/>
          <w:rPrChange w:id="144" w:author="孙程姣" w:date="2026-05-11T12:40:00Z">
            <w:rPr>
              <w:szCs w:val="18"/>
            </w:rPr>
          </w:rPrChange>
        </w:rPr>
        <w:t>2005</w:t>
      </w:r>
      <w:r>
        <w:rPr>
          <w:rFonts w:hint="eastAsia"/>
          <w:szCs w:val="18"/>
          <w:highlight w:val="yellow"/>
          <w:rPrChange w:id="145" w:author="孙程姣" w:date="2026-05-11T12:40:00Z">
            <w:rPr>
              <w:rFonts w:hint="eastAsia"/>
              <w:szCs w:val="18"/>
            </w:rPr>
          </w:rPrChange>
        </w:rPr>
        <w:t>年第</w:t>
      </w:r>
      <w:r>
        <w:rPr>
          <w:szCs w:val="18"/>
          <w:highlight w:val="yellow"/>
          <w:rPrChange w:id="146" w:author="孙程姣" w:date="2026-05-11T12:40:00Z">
            <w:rPr>
              <w:szCs w:val="18"/>
            </w:rPr>
          </w:rPrChange>
        </w:rPr>
        <w:t>2</w:t>
      </w:r>
      <w:r>
        <w:rPr>
          <w:rFonts w:hint="eastAsia"/>
          <w:szCs w:val="18"/>
          <w:highlight w:val="yellow"/>
          <w:rPrChange w:id="147" w:author="孙程姣" w:date="2026-05-11T12:40:00Z">
            <w:rPr>
              <w:rFonts w:hint="eastAsia"/>
              <w:szCs w:val="18"/>
            </w:rPr>
          </w:rPrChange>
        </w:rPr>
        <w:t>期。</w:t>
      </w:r>
      <w:ins w:id="148" w:author="孙程姣" w:date="2026-05-11T12:40:00Z">
        <w:r>
          <w:rPr>
            <w:rFonts w:hint="eastAsia"/>
            <w:szCs w:val="18"/>
            <w:highlight w:val="yellow"/>
          </w:rPr>
          <w:t>【说明：文献信息不准确，文章名有误，期刊名称不完整，</w:t>
        </w:r>
      </w:ins>
      <w:ins w:id="149" w:author="孙程姣" w:date="2026-05-11T12:41:00Z">
        <w:r>
          <w:rPr>
            <w:rFonts w:hint="eastAsia"/>
            <w:szCs w:val="18"/>
            <w:highlight w:val="yellow"/>
          </w:rPr>
          <w:t>已调整。</w:t>
        </w:r>
      </w:ins>
      <w:ins w:id="150" w:author="孙程姣" w:date="2026-05-11T12:40:00Z">
        <w:r>
          <w:rPr>
            <w:rFonts w:hint="eastAsia"/>
            <w:szCs w:val="18"/>
            <w:highlight w:val="yellow"/>
          </w:rPr>
          <w:t>全文参考文献请魏老师逐一核对。】</w:t>
        </w:r>
      </w:ins>
    </w:p>
  </w:footnote>
  <w:footnote w:id="20">
    <w:p w14:paraId="35C398A4">
      <w:pPr>
        <w:pStyle w:val="8"/>
        <w:rPr>
          <w:szCs w:val="18"/>
        </w:rPr>
      </w:pPr>
      <w:r>
        <w:rPr>
          <w:rStyle w:val="17"/>
          <w:szCs w:val="18"/>
        </w:rPr>
        <w:footnoteRef/>
      </w:r>
      <w:r>
        <w:rPr>
          <w:szCs w:val="18"/>
        </w:rPr>
        <w:t xml:space="preserve"> </w:t>
      </w:r>
      <w:r>
        <w:rPr>
          <w:rFonts w:hint="eastAsia"/>
          <w:szCs w:val="18"/>
        </w:rPr>
        <w:t>林尚立：《基层群众自治：中国民主政治建设的实践》，《政治学研究》1999年第4期。</w:t>
      </w:r>
    </w:p>
  </w:footnote>
  <w:footnote w:id="21">
    <w:p w14:paraId="17F70486">
      <w:pPr>
        <w:pStyle w:val="8"/>
        <w:rPr>
          <w:szCs w:val="18"/>
        </w:rPr>
      </w:pPr>
      <w:r>
        <w:rPr>
          <w:rStyle w:val="17"/>
          <w:szCs w:val="18"/>
        </w:rPr>
        <w:footnoteRef/>
      </w:r>
      <w:r>
        <w:rPr>
          <w:szCs w:val="18"/>
        </w:rPr>
        <w:t xml:space="preserve"> </w:t>
      </w:r>
      <w:r>
        <w:rPr>
          <w:rFonts w:hint="eastAsia"/>
          <w:szCs w:val="18"/>
        </w:rPr>
        <w:t>郎友兴：《民主政治的塑造：政治精英与中国乡村民主》，《浙江学刊》2002年第2期。</w:t>
      </w:r>
    </w:p>
  </w:footnote>
  <w:footnote w:id="22">
    <w:p w14:paraId="4B8E8CF0">
      <w:pPr>
        <w:pStyle w:val="8"/>
        <w:rPr>
          <w:ins w:id="151" w:author="Wei [2]" w:date="2026-05-23T19:02:39Z"/>
          <w:szCs w:val="18"/>
        </w:rPr>
      </w:pPr>
      <w:ins w:id="152" w:author="Wei [2]" w:date="2026-05-23T19:02:39Z">
        <w:r>
          <w:rPr>
            <w:rStyle w:val="17"/>
            <w:szCs w:val="18"/>
          </w:rPr>
          <w:footnoteRef/>
        </w:r>
      </w:ins>
      <w:ins w:id="153" w:author="Wei [2]" w:date="2026-05-23T19:02:39Z">
        <w:r>
          <w:rPr>
            <w:szCs w:val="18"/>
          </w:rPr>
          <w:t xml:space="preserve"> </w:t>
        </w:r>
      </w:ins>
      <w:ins w:id="154" w:author="Wei [2]" w:date="2026-05-23T19:02:39Z">
        <w:r>
          <w:rPr>
            <w:rFonts w:hint="eastAsia"/>
            <w:szCs w:val="18"/>
          </w:rPr>
          <w:t>张敏：《政府供给与基层协商民主生长：基于三地实践的考察》，《学海》2016年第2期。</w:t>
        </w:r>
      </w:ins>
    </w:p>
  </w:footnote>
  <w:footnote w:id="23">
    <w:p w14:paraId="5BF4D43E">
      <w:pPr>
        <w:pStyle w:val="8"/>
        <w:snapToGrid w:val="0"/>
      </w:pPr>
      <w:ins w:id="155" w:author="Wei [2]" w:date="2026-05-23T19:02:55Z">
        <w:r>
          <w:rPr>
            <w:rStyle w:val="17"/>
          </w:rPr>
          <w:footnoteRef/>
        </w:r>
      </w:ins>
      <w:ins w:id="156" w:author="Wei [2]" w:date="2026-05-23T19:02:55Z">
        <w:r>
          <w:rPr/>
          <w:t xml:space="preserve"> </w:t>
        </w:r>
      </w:ins>
      <w:ins w:id="157" w:author="Wei [2]" w:date="2026-05-23T19:03:11Z">
        <w:r>
          <w:rPr>
            <w:rFonts w:hint="eastAsia"/>
          </w:rPr>
          <w:t>毛一敬</w:t>
        </w:r>
      </w:ins>
      <w:ins w:id="158" w:author="Wei [2]" w:date="2026-05-23T19:03:25Z">
        <w:r>
          <w:rPr>
            <w:rFonts w:hint="eastAsia"/>
            <w:lang w:eastAsia="zh-CN"/>
          </w:rPr>
          <w:t>、</w:t>
        </w:r>
      </w:ins>
      <w:ins w:id="159" w:author="Wei [2]" w:date="2026-05-23T19:03:11Z">
        <w:r>
          <w:rPr>
            <w:rFonts w:hint="eastAsia"/>
          </w:rPr>
          <w:t>刘建平</w:t>
        </w:r>
      </w:ins>
      <w:ins w:id="160" w:author="Wei [2]" w:date="2026-05-23T19:03:29Z">
        <w:r>
          <w:rPr>
            <w:rFonts w:hint="eastAsia"/>
            <w:lang w:eastAsia="zh-CN"/>
          </w:rPr>
          <w:t>：</w:t>
        </w:r>
      </w:ins>
      <w:ins w:id="161" w:author="Wei [2]" w:date="2026-05-23T19:03:30Z">
        <w:r>
          <w:rPr>
            <w:rFonts w:hint="eastAsia"/>
            <w:lang w:eastAsia="zh-CN"/>
          </w:rPr>
          <w:t>《</w:t>
        </w:r>
      </w:ins>
      <w:ins w:id="162" w:author="Wei [2]" w:date="2026-05-23T19:03:36Z">
        <w:r>
          <w:rPr>
            <w:rFonts w:hint="eastAsia"/>
          </w:rPr>
          <w:t>党建引领村民自治的结构优化与效能提升研究——基于河南省新密市S村的调查</w:t>
        </w:r>
      </w:ins>
      <w:ins w:id="163" w:author="Wei [2]" w:date="2026-05-23T19:03:30Z">
        <w:r>
          <w:rPr>
            <w:rFonts w:hint="eastAsia"/>
            <w:lang w:eastAsia="zh-CN"/>
          </w:rPr>
          <w:t>》</w:t>
        </w:r>
      </w:ins>
      <w:ins w:id="164" w:author="Wei [2]" w:date="2026-05-23T19:03:39Z">
        <w:r>
          <w:rPr>
            <w:rFonts w:hint="eastAsia"/>
            <w:lang w:eastAsia="zh-CN"/>
          </w:rPr>
          <w:t>，</w:t>
        </w:r>
      </w:ins>
      <w:ins w:id="165" w:author="Wei [2]" w:date="2026-05-23T19:03:40Z">
        <w:r>
          <w:rPr>
            <w:rFonts w:hint="eastAsia"/>
            <w:lang w:eastAsia="zh-CN"/>
          </w:rPr>
          <w:t>《</w:t>
        </w:r>
      </w:ins>
      <w:ins w:id="166" w:author="Wei [2]" w:date="2026-05-23T19:03:43Z">
        <w:r>
          <w:rPr>
            <w:rFonts w:hint="eastAsia"/>
          </w:rPr>
          <w:t>求实</w:t>
        </w:r>
      </w:ins>
      <w:ins w:id="167" w:author="Wei [2]" w:date="2026-05-23T19:03:40Z">
        <w:r>
          <w:rPr>
            <w:rFonts w:hint="eastAsia"/>
            <w:lang w:eastAsia="zh-CN"/>
          </w:rPr>
          <w:t>》</w:t>
        </w:r>
      </w:ins>
      <w:ins w:id="168" w:author="Wei [2]" w:date="2026-05-23T19:03:11Z">
        <w:r>
          <w:rPr>
            <w:rFonts w:hint="eastAsia"/>
          </w:rPr>
          <w:t>2025</w:t>
        </w:r>
      </w:ins>
      <w:ins w:id="169" w:author="Wei [2]" w:date="2026-05-23T19:03:48Z">
        <w:r>
          <w:rPr>
            <w:rFonts w:hint="eastAsia"/>
            <w:lang w:val="en-US" w:eastAsia="zh-CN"/>
          </w:rPr>
          <w:t>年</w:t>
        </w:r>
      </w:ins>
      <w:ins w:id="170" w:author="Wei [2]" w:date="2026-05-23T19:03:49Z">
        <w:r>
          <w:rPr>
            <w:rFonts w:hint="eastAsia"/>
            <w:lang w:val="en-US" w:eastAsia="zh-CN"/>
          </w:rPr>
          <w:t>第</w:t>
        </w:r>
      </w:ins>
      <w:ins w:id="171" w:author="Wei [2]" w:date="2026-05-23T19:03:11Z">
        <w:r>
          <w:rPr>
            <w:rFonts w:hint="eastAsia"/>
          </w:rPr>
          <w:t>6</w:t>
        </w:r>
      </w:ins>
      <w:ins w:id="172" w:author="Wei [2]" w:date="2026-05-23T19:03:52Z">
        <w:r>
          <w:rPr>
            <w:rFonts w:hint="eastAsia"/>
            <w:lang w:val="en-US" w:eastAsia="zh-CN"/>
          </w:rPr>
          <w:t>期。</w:t>
        </w:r>
      </w:ins>
    </w:p>
  </w:footnote>
  <w:footnote w:id="24">
    <w:p w14:paraId="657F69BF">
      <w:pPr>
        <w:pStyle w:val="8"/>
        <w:snapToGrid w:val="0"/>
        <w:rPr>
          <w:rFonts w:hint="eastAsia" w:eastAsia="宋体"/>
          <w:lang w:val="en-US" w:eastAsia="zh-CN"/>
        </w:rPr>
      </w:pPr>
      <w:ins w:id="173" w:author="Wei [2]" w:date="2026-05-23T19:02:44Z">
        <w:r>
          <w:rPr>
            <w:rStyle w:val="17"/>
          </w:rPr>
          <w:footnoteRef/>
        </w:r>
      </w:ins>
      <w:ins w:id="174" w:author="Wei [2]" w:date="2026-05-23T19:02:44Z">
        <w:r>
          <w:rPr/>
          <w:t xml:space="preserve"> </w:t>
        </w:r>
      </w:ins>
      <w:ins w:id="175" w:author="Wei [2]" w:date="2026-05-23T19:02:49Z">
        <w:r>
          <w:rPr>
            <w:rFonts w:hint="eastAsia"/>
          </w:rPr>
          <w:t>陈明</w:t>
        </w:r>
      </w:ins>
      <w:ins w:id="176" w:author="Wei [2]" w:date="2026-05-23T19:03:59Z">
        <w:r>
          <w:rPr>
            <w:rFonts w:hint="eastAsia"/>
            <w:lang w:eastAsia="zh-CN"/>
          </w:rPr>
          <w:t>：《</w:t>
        </w:r>
      </w:ins>
      <w:ins w:id="177" w:author="Wei [2]" w:date="2026-05-23T19:04:03Z">
        <w:r>
          <w:rPr>
            <w:rFonts w:hint="eastAsia"/>
          </w:rPr>
          <w:t>中国村民自治的返本开新</w:t>
        </w:r>
      </w:ins>
      <w:ins w:id="178" w:author="Wei [2]" w:date="2026-05-23T19:03:59Z">
        <w:r>
          <w:rPr>
            <w:rFonts w:hint="eastAsia"/>
            <w:lang w:eastAsia="zh-CN"/>
          </w:rPr>
          <w:t>》</w:t>
        </w:r>
      </w:ins>
      <w:ins w:id="179" w:author="Wei [2]" w:date="2026-05-23T19:04:05Z">
        <w:r>
          <w:rPr>
            <w:rFonts w:hint="eastAsia"/>
            <w:lang w:eastAsia="zh-CN"/>
          </w:rPr>
          <w:t>，</w:t>
        </w:r>
      </w:ins>
      <w:ins w:id="180" w:author="Wei [2]" w:date="2026-05-23T19:04:06Z">
        <w:r>
          <w:rPr>
            <w:rFonts w:hint="eastAsia"/>
            <w:lang w:eastAsia="zh-CN"/>
          </w:rPr>
          <w:t>《</w:t>
        </w:r>
      </w:ins>
      <w:ins w:id="181" w:author="Wei [2]" w:date="2026-05-23T19:04:09Z">
        <w:r>
          <w:rPr>
            <w:rFonts w:hint="eastAsia"/>
          </w:rPr>
          <w:t>开放时代</w:t>
        </w:r>
      </w:ins>
      <w:ins w:id="182" w:author="Wei [2]" w:date="2026-05-23T19:04:06Z">
        <w:r>
          <w:rPr>
            <w:rFonts w:hint="eastAsia"/>
            <w:lang w:eastAsia="zh-CN"/>
          </w:rPr>
          <w:t>》</w:t>
        </w:r>
      </w:ins>
      <w:ins w:id="183" w:author="Wei [2]" w:date="2026-05-23T19:02:49Z">
        <w:r>
          <w:rPr>
            <w:rFonts w:hint="eastAsia"/>
          </w:rPr>
          <w:t>2025</w:t>
        </w:r>
      </w:ins>
      <w:ins w:id="184" w:author="Wei [2]" w:date="2026-05-23T19:04:12Z">
        <w:r>
          <w:rPr>
            <w:rFonts w:hint="eastAsia"/>
            <w:lang w:val="en-US" w:eastAsia="zh-CN"/>
          </w:rPr>
          <w:t>年</w:t>
        </w:r>
      </w:ins>
      <w:ins w:id="185" w:author="Wei [2]" w:date="2026-05-23T19:04:13Z">
        <w:r>
          <w:rPr>
            <w:rFonts w:hint="eastAsia"/>
            <w:lang w:val="en-US" w:eastAsia="zh-CN"/>
          </w:rPr>
          <w:t>第</w:t>
        </w:r>
      </w:ins>
      <w:ins w:id="186" w:author="Wei [2]" w:date="2026-05-23T19:02:49Z">
        <w:r>
          <w:rPr>
            <w:rFonts w:hint="eastAsia"/>
          </w:rPr>
          <w:t>2</w:t>
        </w:r>
      </w:ins>
      <w:ins w:id="187" w:author="Wei [2]" w:date="2026-05-23T19:04:17Z">
        <w:r>
          <w:rPr>
            <w:rFonts w:hint="eastAsia"/>
            <w:lang w:val="en-US" w:eastAsia="zh-CN"/>
          </w:rPr>
          <w:t>期。</w:t>
        </w:r>
      </w:ins>
    </w:p>
  </w:footnote>
  <w:footnote w:id="25">
    <w:p w14:paraId="1206E7E9">
      <w:pPr>
        <w:pStyle w:val="8"/>
        <w:rPr>
          <w:szCs w:val="18"/>
        </w:rPr>
      </w:pPr>
      <w:r>
        <w:rPr>
          <w:rStyle w:val="17"/>
          <w:szCs w:val="18"/>
        </w:rPr>
        <w:footnoteRef/>
      </w:r>
      <w:r>
        <w:rPr>
          <w:szCs w:val="18"/>
        </w:rPr>
        <w:t xml:space="preserve"> </w:t>
      </w:r>
      <w:r>
        <w:rPr>
          <w:rFonts w:hint="eastAsia"/>
          <w:szCs w:val="18"/>
        </w:rPr>
        <w:t>张敏：《政府供给与基层协商民主生长：基于三地实践的考察》，《学海》2016年第2期。</w:t>
      </w:r>
    </w:p>
  </w:footnote>
  <w:footnote w:id="26">
    <w:p w14:paraId="74CEED16">
      <w:pPr>
        <w:pStyle w:val="8"/>
        <w:rPr>
          <w:szCs w:val="18"/>
        </w:rPr>
      </w:pPr>
      <w:r>
        <w:rPr>
          <w:rStyle w:val="17"/>
          <w:szCs w:val="18"/>
        </w:rPr>
        <w:footnoteRef/>
      </w:r>
      <w:r>
        <w:rPr>
          <w:szCs w:val="18"/>
        </w:rPr>
        <w:t xml:space="preserve"> </w:t>
      </w:r>
      <w:r>
        <w:rPr>
          <w:rFonts w:hint="eastAsia"/>
          <w:szCs w:val="18"/>
        </w:rPr>
        <w:t>王绍光：《有效的政府与民主》，《战略与管理》2002年第6期。</w:t>
      </w:r>
    </w:p>
  </w:footnote>
  <w:footnote w:id="27">
    <w:p w14:paraId="06081E65">
      <w:pPr>
        <w:pStyle w:val="8"/>
        <w:rPr>
          <w:szCs w:val="18"/>
        </w:rPr>
      </w:pPr>
      <w:r>
        <w:rPr>
          <w:rStyle w:val="17"/>
          <w:szCs w:val="18"/>
        </w:rPr>
        <w:footnoteRef/>
      </w:r>
      <w:r>
        <w:rPr>
          <w:szCs w:val="18"/>
        </w:rPr>
        <w:t xml:space="preserve"> </w:t>
      </w:r>
      <w:r>
        <w:rPr>
          <w:rFonts w:hint="eastAsia"/>
          <w:szCs w:val="18"/>
        </w:rPr>
        <w:t>[美]弗朗西斯·福山：《国家构建——21世纪的国家治理与世界秩序》，黄胜强、许铭原译，中国社会科学出版社2007年版，第1页。</w:t>
      </w:r>
    </w:p>
  </w:footnote>
  <w:footnote w:id="28">
    <w:p w14:paraId="448F6EDF">
      <w:pPr>
        <w:pStyle w:val="8"/>
        <w:rPr>
          <w:szCs w:val="18"/>
        </w:rPr>
      </w:pPr>
      <w:r>
        <w:rPr>
          <w:rStyle w:val="17"/>
          <w:szCs w:val="18"/>
        </w:rPr>
        <w:footnoteRef/>
      </w:r>
      <w:r>
        <w:rPr>
          <w:szCs w:val="18"/>
        </w:rPr>
        <w:t xml:space="preserve"> </w:t>
      </w:r>
      <w:r>
        <w:rPr>
          <w:rFonts w:hint="eastAsia"/>
          <w:szCs w:val="18"/>
        </w:rPr>
        <w:t>[美]弗朗西斯·福山：《政治秩序与政治衰败：从工业革命到</w:t>
      </w:r>
      <w:del w:id="188" w:author="Wei [2]" w:date="2026-05-23T19:46:40Z">
        <w:r>
          <w:rPr>
            <w:rFonts w:hint="eastAsia"/>
            <w:szCs w:val="18"/>
          </w:rPr>
          <w:delText>民族化</w:delText>
        </w:r>
      </w:del>
      <w:ins w:id="189" w:author="Wei [2]" w:date="2026-05-23T19:46:42Z">
        <w:r>
          <w:rPr>
            <w:rFonts w:hint="eastAsia"/>
            <w:szCs w:val="18"/>
            <w:lang w:val="en-US" w:eastAsia="zh-CN"/>
          </w:rPr>
          <w:t>民主</w:t>
        </w:r>
      </w:ins>
      <w:r>
        <w:rPr>
          <w:rFonts w:hint="eastAsia"/>
          <w:szCs w:val="18"/>
        </w:rPr>
        <w:t>全球化》，毛俊杰译，广西师范大学出版社</w:t>
      </w:r>
      <w:del w:id="190" w:author="孙程姣" w:date="2026-05-11T12:41:00Z">
        <w:r>
          <w:rPr>
            <w:rFonts w:hint="eastAsia"/>
            <w:szCs w:val="18"/>
          </w:rPr>
          <w:delText>，</w:delText>
        </w:r>
      </w:del>
      <w:r>
        <w:rPr>
          <w:rFonts w:hint="eastAsia"/>
          <w:szCs w:val="18"/>
        </w:rPr>
        <w:t>2015年版，第31页。</w:t>
      </w:r>
    </w:p>
  </w:footnote>
  <w:footnote w:id="29">
    <w:p w14:paraId="179E0F6F">
      <w:pPr>
        <w:pStyle w:val="8"/>
        <w:rPr>
          <w:szCs w:val="18"/>
        </w:rPr>
      </w:pPr>
      <w:r>
        <w:rPr>
          <w:rStyle w:val="17"/>
          <w:szCs w:val="18"/>
        </w:rPr>
        <w:footnoteRef/>
      </w:r>
      <w:r>
        <w:rPr>
          <w:szCs w:val="18"/>
        </w:rPr>
        <w:t xml:space="preserve"> </w:t>
      </w:r>
      <w:r>
        <w:rPr>
          <w:rFonts w:hint="eastAsia"/>
          <w:szCs w:val="18"/>
        </w:rPr>
        <w:t>杨光斌：《超越自由民主：“治理民主”通论》，《国外社会科学》2013年第4期。</w:t>
      </w:r>
    </w:p>
  </w:footnote>
  <w:footnote w:id="30">
    <w:p w14:paraId="6350CF90">
      <w:pPr>
        <w:pStyle w:val="8"/>
        <w:rPr>
          <w:szCs w:val="18"/>
        </w:rPr>
      </w:pPr>
      <w:r>
        <w:rPr>
          <w:rStyle w:val="17"/>
          <w:szCs w:val="18"/>
        </w:rPr>
        <w:footnoteRef/>
      </w:r>
      <w:r>
        <w:rPr>
          <w:szCs w:val="18"/>
        </w:rPr>
        <w:t xml:space="preserve"> </w:t>
      </w:r>
      <w:r>
        <w:rPr>
          <w:rFonts w:hint="eastAsia"/>
          <w:szCs w:val="18"/>
        </w:rPr>
        <w:t>肖滨、方木欢：《寻求村民自治中的“三元统一”——基于广东省村民自治新形式的分析》，《政治学研究》2016年第3期。</w:t>
      </w:r>
    </w:p>
  </w:footnote>
  <w:footnote w:id="31">
    <w:p w14:paraId="58DAC05B">
      <w:pPr>
        <w:pStyle w:val="8"/>
      </w:pPr>
      <w:ins w:id="191" w:author="孙程姣" w:date="2026-05-07T12:17:00Z">
        <w:r>
          <w:rPr>
            <w:rStyle w:val="17"/>
          </w:rPr>
          <w:footnoteRef/>
        </w:r>
      </w:ins>
      <w:ins w:id="192" w:author="孙程姣" w:date="2026-05-07T12:17:00Z">
        <w:r>
          <w:rPr/>
          <w:t xml:space="preserve"> </w:t>
        </w:r>
      </w:ins>
      <w:ins w:id="193" w:author="孙程姣" w:date="2026-05-11T12:56:00Z">
        <w:r>
          <w:rPr>
            <w:rFonts w:hint="eastAsia"/>
            <w:color w:val="000000"/>
          </w:rPr>
          <w:t>习近平：</w:t>
        </w:r>
      </w:ins>
      <w:ins w:id="194" w:author="孙程姣" w:date="2026-05-11T12:42:00Z">
        <w:r>
          <w:rPr>
            <w:rFonts w:hint="eastAsia"/>
            <w:color w:val="000000"/>
          </w:rPr>
          <w:t>《在庆祝中国共产党成立100周年大会上的讲话》</w:t>
        </w:r>
      </w:ins>
      <w:ins w:id="195" w:author="孙程姣" w:date="2026-05-11T12:42:00Z">
        <w:r>
          <w:rPr>
            <w:rFonts w:hint="eastAsia"/>
          </w:rPr>
          <w:t>（2021年7月1日），</w:t>
        </w:r>
      </w:ins>
      <w:ins w:id="196" w:author="孙程姣" w:date="2026-05-11T12:43:00Z">
        <w:r>
          <w:rPr>
            <w:rFonts w:hint="eastAsia"/>
          </w:rPr>
          <w:t>求是网，</w:t>
        </w:r>
      </w:ins>
      <w:ins w:id="197" w:author="孙程姣" w:date="2026-05-11T12:43:00Z">
        <w:r>
          <w:rPr>
            <w:rStyle w:val="12"/>
            <w:rPrChange w:id="198" w:author="孙程姣" w:date="2026-05-11T12:43:00Z">
              <w:rPr>
                <w:rStyle w:val="15"/>
              </w:rPr>
            </w:rPrChange>
          </w:rPr>
          <w:t>https://www.qstheory.cn/yaowen/</w:t>
        </w:r>
      </w:ins>
      <w:ins w:id="199" w:author="孙程姣" w:date="2026-05-11T12:43:00Z">
        <w:r>
          <w:rPr>
            <w:rStyle w:val="12"/>
            <w:color w:val="000000"/>
            <w:rPrChange w:id="200" w:author="孙程姣" w:date="2026-05-11T12:43:00Z">
              <w:rPr>
                <w:rStyle w:val="15"/>
              </w:rPr>
            </w:rPrChange>
          </w:rPr>
          <w:t>2021-07/01</w:t>
        </w:r>
      </w:ins>
      <w:ins w:id="201" w:author="孙程姣" w:date="2026-05-11T12:43:00Z">
        <w:r>
          <w:rPr>
            <w:rStyle w:val="12"/>
            <w:rPrChange w:id="202" w:author="孙程姣" w:date="2026-05-11T12:43:00Z">
              <w:rPr>
                <w:rStyle w:val="15"/>
              </w:rPr>
            </w:rPrChange>
          </w:rPr>
          <w:t>/c_1127615372.htm</w:t>
        </w:r>
      </w:ins>
      <w:ins w:id="203" w:author="孙程姣" w:date="2026-05-11T12:43:00Z">
        <w:r>
          <w:rPr>
            <w:rFonts w:hint="eastAsia"/>
          </w:rPr>
          <w:t>，最后浏览日期：2026年5月11日。</w:t>
        </w:r>
      </w:ins>
    </w:p>
  </w:footnote>
  <w:footnote w:id="32">
    <w:p w14:paraId="52F03CF7">
      <w:pPr>
        <w:pStyle w:val="8"/>
        <w:rPr>
          <w:szCs w:val="18"/>
        </w:rPr>
      </w:pPr>
      <w:r>
        <w:rPr>
          <w:rStyle w:val="17"/>
          <w:szCs w:val="18"/>
        </w:rPr>
        <w:footnoteRef/>
      </w:r>
      <w:r>
        <w:rPr>
          <w:szCs w:val="18"/>
        </w:rPr>
        <w:t xml:space="preserve"> </w:t>
      </w:r>
      <w:ins w:id="204" w:author="孙程姣" w:date="2026-05-07T12:14:00Z">
        <w:r>
          <w:rPr>
            <w:rFonts w:hint="eastAsia"/>
            <w:szCs w:val="18"/>
          </w:rPr>
          <w:t>《</w:t>
        </w:r>
      </w:ins>
      <w:r>
        <w:rPr>
          <w:rFonts w:hint="eastAsia"/>
          <w:color w:val="000000"/>
          <w:szCs w:val="18"/>
        </w:rPr>
        <w:t>习近平</w:t>
      </w:r>
      <w:r>
        <w:rPr>
          <w:rFonts w:hint="eastAsia"/>
          <w:szCs w:val="18"/>
        </w:rPr>
        <w:t>在中央人大工作会议上发表重要讲话</w:t>
      </w:r>
      <w:ins w:id="205" w:author="孙程姣" w:date="2026-05-07T12:14:00Z">
        <w:r>
          <w:rPr>
            <w:rFonts w:hint="eastAsia"/>
            <w:szCs w:val="18"/>
          </w:rPr>
          <w:t>》（2021年10月14日），</w:t>
        </w:r>
      </w:ins>
      <w:ins w:id="206" w:author="孙程姣" w:date="2026-05-07T12:15:00Z">
        <w:r>
          <w:rPr>
            <w:rFonts w:hint="eastAsia"/>
            <w:szCs w:val="18"/>
          </w:rPr>
          <w:t>新华网，</w:t>
        </w:r>
      </w:ins>
      <w:ins w:id="207" w:author="孙程姣" w:date="2026-05-07T12:15:00Z">
        <w:r>
          <w:rPr>
            <w:rStyle w:val="12"/>
            <w:szCs w:val="18"/>
            <w:rPrChange w:id="208" w:author="孙程姣" w:date="2026-05-07T12:15:00Z">
              <w:rPr>
                <w:rStyle w:val="15"/>
                <w:szCs w:val="18"/>
              </w:rPr>
            </w:rPrChange>
          </w:rPr>
          <w:t>http://www.news.cn/politics/leaders/</w:t>
        </w:r>
      </w:ins>
      <w:ins w:id="209" w:author="孙程姣" w:date="2026-05-07T12:15:00Z">
        <w:r>
          <w:rPr>
            <w:rStyle w:val="12"/>
            <w:color w:val="000000"/>
            <w:szCs w:val="18"/>
            <w:rPrChange w:id="210" w:author="孙程姣" w:date="2026-05-07T12:15:00Z">
              <w:rPr>
                <w:rStyle w:val="15"/>
                <w:szCs w:val="18"/>
              </w:rPr>
            </w:rPrChange>
          </w:rPr>
          <w:t>2021-10/14</w:t>
        </w:r>
      </w:ins>
      <w:ins w:id="211" w:author="孙程姣" w:date="2026-05-07T12:15:00Z">
        <w:r>
          <w:rPr>
            <w:rStyle w:val="12"/>
            <w:szCs w:val="18"/>
            <w:rPrChange w:id="212" w:author="孙程姣" w:date="2026-05-07T12:15:00Z">
              <w:rPr>
                <w:rStyle w:val="15"/>
                <w:szCs w:val="18"/>
              </w:rPr>
            </w:rPrChange>
          </w:rPr>
          <w:t>/c_1127956955.htm</w:t>
        </w:r>
      </w:ins>
      <w:ins w:id="213" w:author="孙程姣" w:date="2026-05-07T12:15:00Z">
        <w:r>
          <w:rPr>
            <w:rStyle w:val="12"/>
            <w:rFonts w:hint="eastAsia"/>
            <w:szCs w:val="18"/>
            <w:rPrChange w:id="214" w:author="孙程姣" w:date="2026-05-07T12:15:00Z">
              <w:rPr>
                <w:rStyle w:val="15"/>
                <w:rFonts w:hint="eastAsia"/>
                <w:szCs w:val="18"/>
              </w:rPr>
            </w:rPrChange>
          </w:rPr>
          <w:t>，最后浏览日期：</w:t>
        </w:r>
      </w:ins>
      <w:ins w:id="215" w:author="孙程姣" w:date="2026-05-07T12:15:00Z">
        <w:r>
          <w:rPr>
            <w:rStyle w:val="12"/>
            <w:szCs w:val="18"/>
            <w:rPrChange w:id="216" w:author="孙程姣" w:date="2026-05-07T12:15:00Z">
              <w:rPr>
                <w:rStyle w:val="15"/>
                <w:szCs w:val="18"/>
              </w:rPr>
            </w:rPrChange>
          </w:rPr>
          <w:t>2026</w:t>
        </w:r>
      </w:ins>
      <w:ins w:id="217" w:author="孙程姣" w:date="2026-05-07T12:15:00Z">
        <w:r>
          <w:rPr>
            <w:rFonts w:hint="eastAsia"/>
            <w:szCs w:val="18"/>
          </w:rPr>
          <w:t>年5月7日。</w:t>
        </w:r>
      </w:ins>
    </w:p>
  </w:footnote>
  <w:footnote w:id="33">
    <w:p w14:paraId="3F30191B">
      <w:pPr>
        <w:pStyle w:val="8"/>
        <w:rPr>
          <w:szCs w:val="18"/>
        </w:rPr>
      </w:pPr>
      <w:r>
        <w:rPr>
          <w:rStyle w:val="17"/>
          <w:szCs w:val="18"/>
        </w:rPr>
        <w:footnoteRef/>
      </w:r>
      <w:r>
        <w:rPr>
          <w:szCs w:val="18"/>
        </w:rPr>
        <w:t xml:space="preserve"> </w:t>
      </w:r>
      <w:r>
        <w:rPr>
          <w:rFonts w:hint="eastAsia"/>
          <w:szCs w:val="18"/>
        </w:rPr>
        <w:t>孔繁斌：《</w:t>
      </w:r>
      <w:r>
        <w:rPr>
          <w:rFonts w:hint="eastAsia"/>
          <w:color w:val="000000"/>
          <w:szCs w:val="18"/>
        </w:rPr>
        <w:t>全过程民主</w:t>
      </w:r>
      <w:r>
        <w:rPr>
          <w:rFonts w:hint="eastAsia"/>
          <w:szCs w:val="18"/>
        </w:rPr>
        <w:t>：政策参与过程优化的新情景》，《探索与争鸣》2020年第12期。</w:t>
      </w:r>
    </w:p>
  </w:footnote>
  <w:footnote w:id="34">
    <w:p w14:paraId="1464141B">
      <w:pPr>
        <w:pStyle w:val="8"/>
        <w:rPr>
          <w:szCs w:val="18"/>
        </w:rPr>
      </w:pPr>
      <w:r>
        <w:rPr>
          <w:rStyle w:val="17"/>
          <w:szCs w:val="18"/>
        </w:rPr>
        <w:footnoteRef/>
      </w:r>
      <w:r>
        <w:rPr>
          <w:szCs w:val="18"/>
        </w:rPr>
        <w:t xml:space="preserve"> </w:t>
      </w:r>
      <w:r>
        <w:rPr>
          <w:rFonts w:hint="eastAsia"/>
          <w:szCs w:val="18"/>
        </w:rPr>
        <w:t>唐亚林：《“</w:t>
      </w:r>
      <w:r>
        <w:rPr>
          <w:rFonts w:hint="eastAsia"/>
          <w:color w:val="000000"/>
          <w:szCs w:val="18"/>
        </w:rPr>
        <w:t>全过程民主</w:t>
      </w:r>
      <w:r>
        <w:rPr>
          <w:rFonts w:hint="eastAsia"/>
          <w:szCs w:val="18"/>
        </w:rPr>
        <w:t>”</w:t>
      </w:r>
      <w:del w:id="218" w:author="孙程姣" w:date="2026-05-07T12:15:00Z">
        <w:r>
          <w:rPr>
            <w:rFonts w:hint="eastAsia"/>
            <w:szCs w:val="18"/>
          </w:rPr>
          <w:delText>:</w:delText>
        </w:r>
      </w:del>
      <w:ins w:id="219" w:author="孙程姣" w:date="2026-05-07T12:15:00Z">
        <w:r>
          <w:rPr>
            <w:rFonts w:hint="eastAsia"/>
            <w:szCs w:val="18"/>
          </w:rPr>
          <w:t>：</w:t>
        </w:r>
      </w:ins>
      <w:r>
        <w:rPr>
          <w:rFonts w:hint="eastAsia"/>
          <w:szCs w:val="18"/>
        </w:rPr>
        <w:t>运作形态与实现机制》，《江淮论坛》2021年第1期。</w:t>
      </w:r>
    </w:p>
  </w:footnote>
  <w:footnote w:id="35">
    <w:p w14:paraId="1161B3DF">
      <w:pPr>
        <w:pStyle w:val="8"/>
        <w:rPr>
          <w:szCs w:val="18"/>
        </w:rPr>
      </w:pPr>
      <w:r>
        <w:rPr>
          <w:rStyle w:val="17"/>
          <w:szCs w:val="18"/>
        </w:rPr>
        <w:footnoteRef/>
      </w:r>
      <w:r>
        <w:rPr>
          <w:szCs w:val="18"/>
        </w:rPr>
        <w:t xml:space="preserve"> </w:t>
      </w:r>
      <w:r>
        <w:rPr>
          <w:rFonts w:hint="eastAsia"/>
          <w:szCs w:val="18"/>
        </w:rPr>
        <w:t>亨廷顿：《第三波：20世纪后期的民主化浪潮》，中国人民大学出版社</w:t>
      </w:r>
      <w:del w:id="220" w:author="孙程姣" w:date="2026-05-11T12:43:00Z">
        <w:r>
          <w:rPr>
            <w:rFonts w:hint="eastAsia"/>
            <w:szCs w:val="18"/>
          </w:rPr>
          <w:delText>，</w:delText>
        </w:r>
      </w:del>
      <w:r>
        <w:rPr>
          <w:rFonts w:hint="eastAsia"/>
          <w:szCs w:val="18"/>
        </w:rPr>
        <w:t>2013年版，第4页。</w:t>
      </w:r>
    </w:p>
  </w:footnote>
  <w:footnote w:id="36">
    <w:p w14:paraId="048F5C90">
      <w:pPr>
        <w:pStyle w:val="8"/>
        <w:rPr>
          <w:szCs w:val="18"/>
        </w:rPr>
      </w:pPr>
      <w:r>
        <w:rPr>
          <w:rStyle w:val="17"/>
          <w:szCs w:val="18"/>
        </w:rPr>
        <w:footnoteRef/>
      </w:r>
      <w:r>
        <w:rPr>
          <w:szCs w:val="18"/>
        </w:rPr>
        <w:t xml:space="preserve"> </w:t>
      </w:r>
      <w:r>
        <w:rPr>
          <w:rFonts w:hint="eastAsia"/>
          <w:szCs w:val="18"/>
        </w:rPr>
        <w:t>杨光斌：《超越自由民主：“治理民主”通论》，《国外社会科学》2013年第4期。</w:t>
      </w:r>
    </w:p>
  </w:footnote>
  <w:footnote w:id="37">
    <w:p w14:paraId="6E99F58D">
      <w:pPr>
        <w:pStyle w:val="8"/>
        <w:rPr>
          <w:szCs w:val="18"/>
        </w:rPr>
      </w:pPr>
      <w:r>
        <w:rPr>
          <w:rStyle w:val="17"/>
          <w:szCs w:val="18"/>
        </w:rPr>
        <w:footnoteRef/>
      </w:r>
      <w:r>
        <w:rPr>
          <w:rFonts w:hint="eastAsia"/>
          <w:szCs w:val="18"/>
        </w:rPr>
        <w:t xml:space="preserve"> [美]约瑟夫·熊彼特：《资本主义、社会主义与民主》，商务印书馆</w:t>
      </w:r>
      <w:del w:id="221" w:author="孙程姣" w:date="2026-05-11T12:43:00Z">
        <w:r>
          <w:rPr>
            <w:rFonts w:hint="eastAsia"/>
            <w:szCs w:val="18"/>
          </w:rPr>
          <w:delText>，</w:delText>
        </w:r>
      </w:del>
      <w:r>
        <w:rPr>
          <w:rFonts w:hint="eastAsia"/>
          <w:szCs w:val="18"/>
        </w:rPr>
        <w:t>1999年版，第396、415、401页。</w:t>
      </w:r>
    </w:p>
  </w:footnote>
  <w:footnote w:id="38">
    <w:p w14:paraId="476084F5">
      <w:pPr>
        <w:pStyle w:val="8"/>
        <w:rPr>
          <w:szCs w:val="18"/>
        </w:rPr>
      </w:pPr>
      <w:r>
        <w:rPr>
          <w:rStyle w:val="17"/>
          <w:szCs w:val="18"/>
        </w:rPr>
        <w:footnoteRef/>
      </w:r>
      <w:r>
        <w:rPr>
          <w:szCs w:val="18"/>
        </w:rPr>
        <w:t xml:space="preserve"> </w:t>
      </w:r>
      <w:r>
        <w:rPr>
          <w:rFonts w:hint="eastAsia"/>
          <w:szCs w:val="18"/>
        </w:rPr>
        <w:t>杨光斌：《竞争性选举怎么成了判断民主的根本标尺》，</w:t>
      </w:r>
      <w:ins w:id="222" w:author="孙程姣" w:date="2026-05-11T12:43:00Z">
        <w:r>
          <w:rPr>
            <w:rFonts w:hint="eastAsia"/>
            <w:szCs w:val="18"/>
          </w:rPr>
          <w:t>载</w:t>
        </w:r>
      </w:ins>
      <w:r>
        <w:rPr>
          <w:rFonts w:hint="eastAsia"/>
          <w:szCs w:val="18"/>
        </w:rPr>
        <w:t>《北京日报》2013年8月12日，第</w:t>
      </w:r>
      <w:del w:id="223" w:author="孙程姣" w:date="2026-05-11T12:43:00Z">
        <w:r>
          <w:rPr>
            <w:rFonts w:hint="eastAsia"/>
            <w:szCs w:val="18"/>
          </w:rPr>
          <w:delText>0</w:delText>
        </w:r>
      </w:del>
      <w:r>
        <w:rPr>
          <w:rFonts w:hint="eastAsia"/>
          <w:szCs w:val="18"/>
        </w:rPr>
        <w:t>2版。</w:t>
      </w:r>
    </w:p>
  </w:footnote>
  <w:footnote w:id="39">
    <w:p w14:paraId="0E00B072">
      <w:pPr>
        <w:pStyle w:val="8"/>
        <w:rPr>
          <w:szCs w:val="18"/>
        </w:rPr>
      </w:pPr>
      <w:r>
        <w:rPr>
          <w:rStyle w:val="17"/>
          <w:szCs w:val="18"/>
        </w:rPr>
        <w:footnoteRef/>
      </w:r>
      <w:r>
        <w:rPr>
          <w:szCs w:val="18"/>
        </w:rPr>
        <w:t xml:space="preserve"> </w:t>
      </w:r>
      <w:r>
        <w:rPr>
          <w:rFonts w:hint="eastAsia"/>
          <w:szCs w:val="18"/>
        </w:rPr>
        <w:t>佟德志：《译者导言：民主理论的批判与重建》，</w:t>
      </w:r>
      <w:ins w:id="224" w:author="孙程姣" w:date="2026-05-11T12:44:00Z">
        <w:r>
          <w:rPr>
            <w:rFonts w:hint="eastAsia"/>
            <w:szCs w:val="18"/>
          </w:rPr>
          <w:t>载</w:t>
        </w:r>
      </w:ins>
      <w:del w:id="225" w:author="孙程姣" w:date="2026-05-11T12:44:00Z">
        <w:r>
          <w:rPr>
            <w:szCs w:val="18"/>
          </w:rPr>
          <w:delText xml:space="preserve"> </w:delText>
        </w:r>
      </w:del>
      <w:r>
        <w:rPr>
          <w:rFonts w:hint="eastAsia"/>
          <w:szCs w:val="18"/>
        </w:rPr>
        <w:t>[美]罗伯特·A</w:t>
      </w:r>
      <w:ins w:id="226" w:author="孙程姣" w:date="2026-05-11T12:44:00Z">
        <w:r>
          <w:rPr>
            <w:rFonts w:hint="eastAsia"/>
            <w:szCs w:val="18"/>
          </w:rPr>
          <w:t>.</w:t>
        </w:r>
      </w:ins>
      <w:del w:id="227" w:author="孙程姣" w:date="2026-05-11T12:44:00Z">
        <w:r>
          <w:rPr>
            <w:rFonts w:hint="eastAsia"/>
            <w:szCs w:val="18"/>
          </w:rPr>
          <w:delText>·</w:delText>
        </w:r>
      </w:del>
      <w:r>
        <w:rPr>
          <w:rFonts w:hint="eastAsia"/>
          <w:szCs w:val="18"/>
        </w:rPr>
        <w:t>达尔：《民主及其批评者》，曹海军、佟德志译，欧阳景根校，中国人民大学出版社</w:t>
      </w:r>
      <w:del w:id="228" w:author="孙程姣" w:date="2026-05-11T12:44:00Z">
        <w:r>
          <w:rPr>
            <w:rFonts w:hint="eastAsia"/>
            <w:szCs w:val="18"/>
          </w:rPr>
          <w:delText>，</w:delText>
        </w:r>
      </w:del>
      <w:r>
        <w:rPr>
          <w:rFonts w:hint="eastAsia"/>
          <w:szCs w:val="18"/>
        </w:rPr>
        <w:t>2016年版，第15页。</w:t>
      </w:r>
    </w:p>
  </w:footnote>
  <w:footnote w:id="40">
    <w:p w14:paraId="64EC0B0D">
      <w:pPr>
        <w:pStyle w:val="8"/>
        <w:rPr>
          <w:ins w:id="229" w:author="孙程姣" w:date="2026-05-08T15:20:00Z"/>
          <w:szCs w:val="18"/>
        </w:rPr>
      </w:pPr>
      <w:ins w:id="230" w:author="孙程姣" w:date="2026-05-08T15:20:00Z">
        <w:r>
          <w:rPr>
            <w:rStyle w:val="17"/>
            <w:szCs w:val="18"/>
          </w:rPr>
          <w:footnoteRef/>
        </w:r>
      </w:ins>
      <w:ins w:id="231" w:author="孙程姣" w:date="2026-05-08T15:20:00Z">
        <w:r>
          <w:rPr>
            <w:szCs w:val="18"/>
          </w:rPr>
          <w:t xml:space="preserve"> </w:t>
        </w:r>
      </w:ins>
      <w:ins w:id="232" w:author="孙程姣" w:date="2026-05-08T15:20:00Z">
        <w:r>
          <w:rPr>
            <w:rFonts w:hint="eastAsia"/>
            <w:szCs w:val="18"/>
          </w:rPr>
          <w:t>[美]罗伯特·A</w:t>
        </w:r>
      </w:ins>
      <w:ins w:id="233" w:author="孙程姣" w:date="2026-05-11T12:44:00Z">
        <w:r>
          <w:rPr>
            <w:rFonts w:hint="eastAsia"/>
            <w:szCs w:val="18"/>
          </w:rPr>
          <w:t>.</w:t>
        </w:r>
      </w:ins>
      <w:ins w:id="234" w:author="孙程姣" w:date="2026-05-08T15:20:00Z">
        <w:r>
          <w:rPr>
            <w:rFonts w:hint="eastAsia"/>
            <w:szCs w:val="18"/>
          </w:rPr>
          <w:t>达尔：《民主及其批评者》，第142</w:t>
        </w:r>
      </w:ins>
      <w:ins w:id="235" w:author="孙程姣" w:date="2026-05-11T12:44:00Z">
        <w:r>
          <w:rPr>
            <w:rFonts w:hint="eastAsia"/>
            <w:szCs w:val="18"/>
          </w:rPr>
          <w:t>—</w:t>
        </w:r>
      </w:ins>
      <w:ins w:id="236" w:author="孙程姣" w:date="2026-05-08T15:20:00Z">
        <w:r>
          <w:rPr>
            <w:rFonts w:hint="eastAsia"/>
            <w:szCs w:val="18"/>
          </w:rPr>
          <w:t>145页。</w:t>
        </w:r>
      </w:ins>
    </w:p>
  </w:footnote>
  <w:footnote w:id="41">
    <w:p w14:paraId="0A81F8F5">
      <w:pPr>
        <w:pStyle w:val="8"/>
        <w:rPr>
          <w:del w:id="237" w:author="孙程姣" w:date="2026-05-08T15:20:00Z"/>
          <w:szCs w:val="18"/>
        </w:rPr>
      </w:pPr>
      <w:del w:id="238" w:author="孙程姣" w:date="2026-05-08T15:20:00Z">
        <w:r>
          <w:rPr>
            <w:rStyle w:val="17"/>
            <w:szCs w:val="18"/>
          </w:rPr>
          <w:footnoteRef/>
        </w:r>
      </w:del>
      <w:del w:id="239" w:author="孙程姣" w:date="2026-05-08T15:20:00Z">
        <w:r>
          <w:rPr>
            <w:szCs w:val="18"/>
          </w:rPr>
          <w:delText xml:space="preserve"> </w:delText>
        </w:r>
      </w:del>
      <w:del w:id="240" w:author="孙程姣" w:date="2026-05-08T15:20:00Z">
        <w:r>
          <w:rPr>
            <w:rFonts w:hint="eastAsia"/>
            <w:szCs w:val="18"/>
          </w:rPr>
          <w:delText>[美]罗伯特·A·达尔：《民主及其批评者》，曹海军、佟德志译，欧阳景根校，中国人民大学出版社，2016年版，第142-145页。</w:delText>
        </w:r>
      </w:del>
    </w:p>
  </w:footnote>
  <w:footnote w:id="42">
    <w:p w14:paraId="1A7C1112">
      <w:pPr>
        <w:pStyle w:val="8"/>
        <w:rPr>
          <w:del w:id="241" w:author="孙程姣" w:date="2026-05-08T15:23:00Z"/>
          <w:szCs w:val="18"/>
        </w:rPr>
      </w:pPr>
      <w:del w:id="242" w:author="孙程姣" w:date="2026-05-08T15:23:00Z">
        <w:r>
          <w:rPr>
            <w:rStyle w:val="17"/>
            <w:szCs w:val="18"/>
          </w:rPr>
          <w:footnoteRef/>
        </w:r>
      </w:del>
      <w:del w:id="243" w:author="孙程姣" w:date="2026-05-08T15:23:00Z">
        <w:r>
          <w:rPr>
            <w:szCs w:val="18"/>
          </w:rPr>
          <w:delText xml:space="preserve"> </w:delText>
        </w:r>
      </w:del>
      <w:del w:id="244" w:author="孙程姣" w:date="2026-05-08T15:23:00Z">
        <w:r>
          <w:rPr>
            <w:rFonts w:hint="eastAsia"/>
            <w:szCs w:val="18"/>
          </w:rPr>
          <w:delText>[美]曼瑟·奥尔森：《集体行动的逻辑》，陈郁等译，上海三联书店，1995年版，第10页。</w:delText>
        </w:r>
      </w:del>
    </w:p>
  </w:footnote>
  <w:footnote w:id="43">
    <w:p w14:paraId="259F5540">
      <w:pPr>
        <w:pStyle w:val="8"/>
        <w:rPr>
          <w:del w:id="245" w:author="孙程姣" w:date="2026-05-08T15:23:00Z"/>
          <w:szCs w:val="18"/>
        </w:rPr>
      </w:pPr>
      <w:del w:id="246" w:author="孙程姣" w:date="2026-05-08T15:23:00Z">
        <w:r>
          <w:rPr>
            <w:rStyle w:val="17"/>
            <w:szCs w:val="18"/>
          </w:rPr>
          <w:footnoteRef/>
        </w:r>
      </w:del>
      <w:del w:id="247" w:author="孙程姣" w:date="2026-05-08T15:23:00Z">
        <w:r>
          <w:rPr>
            <w:szCs w:val="18"/>
          </w:rPr>
          <w:delText xml:space="preserve"> </w:delText>
        </w:r>
      </w:del>
      <w:del w:id="248" w:author="孙程姣" w:date="2026-05-08T15:23:00Z">
        <w:r>
          <w:rPr>
            <w:rFonts w:hint="eastAsia"/>
            <w:szCs w:val="18"/>
          </w:rPr>
          <w:delText>[法]托克维尔：《论美国的民主（上卷）》，商务印书馆，1988年版，第282-300页。</w:delText>
        </w:r>
      </w:del>
    </w:p>
  </w:footnote>
  <w:footnote w:id="44">
    <w:p w14:paraId="125147F7">
      <w:pPr>
        <w:pStyle w:val="8"/>
        <w:rPr>
          <w:del w:id="249" w:author="孙程姣" w:date="2026-05-08T15:23:00Z"/>
          <w:szCs w:val="18"/>
        </w:rPr>
      </w:pPr>
      <w:del w:id="250" w:author="孙程姣" w:date="2026-05-08T15:23:00Z">
        <w:r>
          <w:rPr>
            <w:rStyle w:val="17"/>
            <w:szCs w:val="18"/>
          </w:rPr>
          <w:footnoteRef/>
        </w:r>
      </w:del>
      <w:del w:id="251" w:author="孙程姣" w:date="2026-05-08T15:23:00Z">
        <w:r>
          <w:rPr>
            <w:szCs w:val="18"/>
          </w:rPr>
          <w:delText xml:space="preserve"> </w:delText>
        </w:r>
      </w:del>
      <w:del w:id="252" w:author="孙程姣" w:date="2026-05-08T15:23:00Z">
        <w:r>
          <w:rPr>
            <w:rFonts w:hint="eastAsia"/>
            <w:szCs w:val="18"/>
          </w:rPr>
          <w:delText>[美]詹姆斯·M.布坎南，戈登·图洛克：《同意的计算：立宪民主的逻辑基础》，上海人民出版社，2017年，第267页。</w:delText>
        </w:r>
      </w:del>
    </w:p>
  </w:footnote>
  <w:footnote w:id="45">
    <w:p w14:paraId="6C0F18FF">
      <w:pPr>
        <w:pStyle w:val="8"/>
        <w:rPr>
          <w:szCs w:val="18"/>
        </w:rPr>
      </w:pPr>
      <w:r>
        <w:rPr>
          <w:rStyle w:val="17"/>
          <w:szCs w:val="18"/>
        </w:rPr>
        <w:footnoteRef/>
      </w:r>
      <w:r>
        <w:rPr>
          <w:szCs w:val="18"/>
        </w:rPr>
        <w:t xml:space="preserve"> </w:t>
      </w:r>
      <w:r>
        <w:rPr>
          <w:rFonts w:hint="eastAsia"/>
          <w:szCs w:val="18"/>
        </w:rPr>
        <w:t>桂华：《竞争性选举、党的领导与农村基层民主实践——对我国东部沿海两地经验的比较分析》，《南京社会科学》2018年第8期。</w:t>
      </w:r>
    </w:p>
  </w:footnote>
  <w:footnote w:id="46">
    <w:p w14:paraId="514EFB90">
      <w:pPr>
        <w:pStyle w:val="8"/>
        <w:rPr>
          <w:szCs w:val="18"/>
        </w:rPr>
      </w:pPr>
      <w:r>
        <w:rPr>
          <w:rStyle w:val="17"/>
          <w:szCs w:val="18"/>
        </w:rPr>
        <w:footnoteRef/>
      </w:r>
      <w:r>
        <w:rPr>
          <w:szCs w:val="18"/>
        </w:rPr>
        <w:t xml:space="preserve"> </w:t>
      </w:r>
      <w:r>
        <w:rPr>
          <w:rFonts w:hint="eastAsia"/>
          <w:szCs w:val="18"/>
        </w:rPr>
        <w:t>[美]阿伦·利普哈特：《民主的模式：36个国家的政府形式和政府绩效》（第二版），陈崎译，上海人民出版社</w:t>
      </w:r>
      <w:del w:id="253" w:author="孙程姣" w:date="2026-05-11T12:44:00Z">
        <w:r>
          <w:rPr>
            <w:rFonts w:hint="eastAsia"/>
            <w:szCs w:val="18"/>
          </w:rPr>
          <w:delText>，</w:delText>
        </w:r>
      </w:del>
      <w:r>
        <w:rPr>
          <w:rFonts w:hint="eastAsia"/>
          <w:szCs w:val="18"/>
        </w:rPr>
        <w:t>2017年版，第1页。</w:t>
      </w:r>
    </w:p>
  </w:footnote>
  <w:footnote w:id="47">
    <w:p w14:paraId="152FB836">
      <w:pPr>
        <w:pStyle w:val="8"/>
        <w:rPr>
          <w:szCs w:val="18"/>
        </w:rPr>
      </w:pPr>
      <w:r>
        <w:rPr>
          <w:rStyle w:val="17"/>
          <w:szCs w:val="18"/>
        </w:rPr>
        <w:footnoteRef/>
      </w:r>
      <w:r>
        <w:rPr>
          <w:szCs w:val="18"/>
        </w:rPr>
        <w:t xml:space="preserve"> </w:t>
      </w:r>
      <w:r>
        <w:rPr>
          <w:rFonts w:hint="eastAsia"/>
          <w:szCs w:val="18"/>
        </w:rPr>
        <w:t>王绍光</w:t>
      </w:r>
      <w:ins w:id="254" w:author="孙程姣" w:date="2026-05-11T12:44:00Z">
        <w:r>
          <w:rPr>
            <w:rFonts w:hint="eastAsia"/>
            <w:szCs w:val="18"/>
          </w:rPr>
          <w:t>：</w:t>
        </w:r>
      </w:ins>
      <w:del w:id="255" w:author="孙程姣" w:date="2026-05-11T12:44:00Z">
        <w:r>
          <w:rPr>
            <w:rFonts w:hint="eastAsia"/>
            <w:szCs w:val="18"/>
          </w:rPr>
          <w:delText>；</w:delText>
        </w:r>
      </w:del>
      <w:r>
        <w:rPr>
          <w:rFonts w:hint="eastAsia"/>
          <w:szCs w:val="18"/>
        </w:rPr>
        <w:t>《中国人更重民主实质而非形式》，《理论导报》2013年第12期。</w:t>
      </w:r>
    </w:p>
  </w:footnote>
  <w:footnote w:id="48">
    <w:p w14:paraId="2F394647">
      <w:pPr>
        <w:pStyle w:val="8"/>
        <w:rPr>
          <w:szCs w:val="18"/>
        </w:rPr>
      </w:pPr>
      <w:r>
        <w:rPr>
          <w:rStyle w:val="17"/>
          <w:szCs w:val="18"/>
        </w:rPr>
        <w:footnoteRef/>
      </w:r>
      <w:r>
        <w:rPr>
          <w:szCs w:val="18"/>
        </w:rPr>
        <w:t xml:space="preserve"> </w:t>
      </w:r>
      <w:r>
        <w:rPr>
          <w:rFonts w:hint="eastAsia"/>
          <w:szCs w:val="18"/>
        </w:rPr>
        <w:t>杨光斌：《超越自由民主：“治理民主”通论》，《国外社会科学》2013年第4期。</w:t>
      </w:r>
    </w:p>
  </w:footnote>
  <w:footnote w:id="49">
    <w:p w14:paraId="15881707">
      <w:pPr>
        <w:pStyle w:val="8"/>
        <w:rPr>
          <w:del w:id="256" w:author="孙程姣" w:date="2026-05-08T15:38:00Z"/>
          <w:szCs w:val="18"/>
        </w:rPr>
      </w:pPr>
      <w:del w:id="257" w:author="孙程姣" w:date="2026-05-08T15:38:00Z">
        <w:r>
          <w:rPr>
            <w:rStyle w:val="17"/>
            <w:szCs w:val="18"/>
          </w:rPr>
          <w:footnoteRef/>
        </w:r>
      </w:del>
      <w:del w:id="258" w:author="孙程姣" w:date="2026-05-08T15:38:00Z">
        <w:r>
          <w:rPr>
            <w:szCs w:val="18"/>
          </w:rPr>
          <w:delText xml:space="preserve"> </w:delText>
        </w:r>
      </w:del>
      <w:del w:id="259" w:author="孙程姣" w:date="2026-05-08T15:38:00Z">
        <w:r>
          <w:rPr>
            <w:rFonts w:hint="eastAsia"/>
            <w:szCs w:val="18"/>
          </w:rPr>
          <w:delText>边缘群体是指在文化规范意义上处于社会边缘地带的人，混混等黑灰势力、精神病人以及妓女、小偷等越轨者都是典型的边缘群体。</w:delText>
        </w:r>
      </w:del>
    </w:p>
  </w:footnote>
  <w:footnote w:id="50">
    <w:p w14:paraId="0AC8266A">
      <w:pPr>
        <w:pStyle w:val="8"/>
        <w:rPr>
          <w:szCs w:val="18"/>
        </w:rPr>
      </w:pPr>
      <w:r>
        <w:rPr>
          <w:rStyle w:val="17"/>
          <w:szCs w:val="18"/>
        </w:rPr>
        <w:footnoteRef/>
      </w:r>
      <w:r>
        <w:rPr>
          <w:szCs w:val="18"/>
        </w:rPr>
        <w:t xml:space="preserve"> </w:t>
      </w:r>
      <w:r>
        <w:rPr>
          <w:rFonts w:hint="eastAsia"/>
          <w:szCs w:val="18"/>
        </w:rPr>
        <w:t>欧博文、韩荣斌：《民主之路？——中国村民选举评析》，《国外理论动态》2011年第7期。</w:t>
      </w:r>
    </w:p>
  </w:footnote>
  <w:footnote w:id="51">
    <w:p w14:paraId="52BB5A99">
      <w:pPr>
        <w:pStyle w:val="8"/>
        <w:rPr>
          <w:szCs w:val="18"/>
        </w:rPr>
      </w:pPr>
      <w:r>
        <w:rPr>
          <w:rStyle w:val="17"/>
          <w:szCs w:val="18"/>
        </w:rPr>
        <w:footnoteRef/>
      </w:r>
      <w:r>
        <w:rPr>
          <w:szCs w:val="18"/>
        </w:rPr>
        <w:t xml:space="preserve"> </w:t>
      </w:r>
      <w:r>
        <w:rPr>
          <w:rFonts w:hint="eastAsia"/>
          <w:szCs w:val="18"/>
        </w:rPr>
        <w:t>肖唐镖：《村民选举“宗族势力干扰论”可以休矣》，《人民论坛·学术前沿》2011年第3期。</w:t>
      </w:r>
    </w:p>
  </w:footnote>
  <w:footnote w:id="52">
    <w:p w14:paraId="702BE1A0">
      <w:pPr>
        <w:pStyle w:val="8"/>
        <w:rPr>
          <w:szCs w:val="18"/>
        </w:rPr>
      </w:pPr>
      <w:r>
        <w:rPr>
          <w:rStyle w:val="17"/>
          <w:szCs w:val="18"/>
        </w:rPr>
        <w:footnoteRef/>
      </w:r>
      <w:r>
        <w:rPr>
          <w:szCs w:val="18"/>
        </w:rPr>
        <w:t xml:space="preserve"> </w:t>
      </w:r>
      <w:r>
        <w:rPr>
          <w:rFonts w:hint="eastAsia"/>
          <w:szCs w:val="18"/>
        </w:rPr>
        <w:t>吴思红、李韬：《村“两委”选举中派系贿选现象研究》，《政治学研究》2015年第1期。</w:t>
      </w:r>
    </w:p>
  </w:footnote>
  <w:footnote w:id="53">
    <w:p w14:paraId="12981C21">
      <w:pPr>
        <w:pStyle w:val="8"/>
        <w:rPr>
          <w:szCs w:val="18"/>
        </w:rPr>
      </w:pPr>
      <w:r>
        <w:rPr>
          <w:rStyle w:val="17"/>
          <w:szCs w:val="18"/>
        </w:rPr>
        <w:footnoteRef/>
      </w:r>
      <w:r>
        <w:rPr>
          <w:szCs w:val="18"/>
        </w:rPr>
        <w:t xml:space="preserve"> </w:t>
      </w:r>
      <w:r>
        <w:rPr>
          <w:rFonts w:hint="eastAsia"/>
          <w:szCs w:val="18"/>
        </w:rPr>
        <w:t>袁松：《富人治村——城镇化进程中的乡村权力结构转型》，中国社会科学出版社</w:t>
      </w:r>
      <w:del w:id="260" w:author="孙程姣" w:date="2026-05-11T12:45:00Z">
        <w:r>
          <w:rPr>
            <w:rFonts w:hint="eastAsia"/>
            <w:szCs w:val="18"/>
          </w:rPr>
          <w:delText>，</w:delText>
        </w:r>
      </w:del>
      <w:r>
        <w:rPr>
          <w:rFonts w:hint="eastAsia"/>
          <w:szCs w:val="18"/>
        </w:rPr>
        <w:t>2015年版，第97页。</w:t>
      </w:r>
    </w:p>
  </w:footnote>
  <w:footnote w:id="54">
    <w:p w14:paraId="4E8E8271">
      <w:pPr>
        <w:pStyle w:val="8"/>
        <w:rPr>
          <w:szCs w:val="18"/>
        </w:rPr>
      </w:pPr>
      <w:r>
        <w:rPr>
          <w:rStyle w:val="17"/>
          <w:szCs w:val="18"/>
        </w:rPr>
        <w:footnoteRef/>
      </w:r>
      <w:r>
        <w:rPr>
          <w:szCs w:val="18"/>
        </w:rPr>
        <w:t xml:space="preserve"> </w:t>
      </w:r>
      <w:r>
        <w:rPr>
          <w:rFonts w:hint="eastAsia"/>
          <w:szCs w:val="18"/>
        </w:rPr>
        <w:t>魏程琳、徐嘉鸿等：《富人治村：探索基层政治变迁的逻辑》，《南京农业大学学报</w:t>
      </w:r>
      <w:ins w:id="261" w:author="孙程姣" w:date="2026-05-11T12:45:00Z">
        <w:r>
          <w:rPr>
            <w:rFonts w:hint="eastAsia"/>
            <w:szCs w:val="18"/>
          </w:rPr>
          <w:t>》</w:t>
        </w:r>
      </w:ins>
      <w:r>
        <w:rPr>
          <w:rFonts w:hint="eastAsia"/>
          <w:szCs w:val="18"/>
        </w:rPr>
        <w:t>（社会科学版）</w:t>
      </w:r>
      <w:del w:id="262" w:author="孙程姣" w:date="2026-05-11T12:45:00Z">
        <w:r>
          <w:rPr>
            <w:rFonts w:hint="eastAsia"/>
            <w:szCs w:val="18"/>
          </w:rPr>
          <w:delText>》</w:delText>
        </w:r>
      </w:del>
      <w:r>
        <w:rPr>
          <w:rFonts w:hint="eastAsia"/>
          <w:szCs w:val="18"/>
        </w:rPr>
        <w:t>2014年第3期。</w:t>
      </w:r>
    </w:p>
  </w:footnote>
  <w:footnote w:id="55">
    <w:p w14:paraId="71AC77C9">
      <w:pPr>
        <w:pStyle w:val="8"/>
        <w:rPr>
          <w:szCs w:val="18"/>
        </w:rPr>
      </w:pPr>
      <w:r>
        <w:rPr>
          <w:rStyle w:val="17"/>
          <w:szCs w:val="18"/>
        </w:rPr>
        <w:footnoteRef/>
      </w:r>
      <w:r>
        <w:rPr>
          <w:szCs w:val="18"/>
        </w:rPr>
        <w:t xml:space="preserve"> </w:t>
      </w:r>
      <w:r>
        <w:rPr>
          <w:rFonts w:hint="eastAsia"/>
          <w:szCs w:val="18"/>
        </w:rPr>
        <w:t>[美]詹姆斯·M.布坎南</w:t>
      </w:r>
      <w:ins w:id="263" w:author="孙程姣" w:date="2026-05-11T12:45:00Z">
        <w:r>
          <w:rPr>
            <w:rFonts w:hint="eastAsia"/>
            <w:szCs w:val="18"/>
          </w:rPr>
          <w:t>、</w:t>
        </w:r>
      </w:ins>
      <w:del w:id="264" w:author="孙程姣" w:date="2026-05-11T12:45:00Z">
        <w:r>
          <w:rPr>
            <w:rFonts w:hint="eastAsia"/>
            <w:szCs w:val="18"/>
          </w:rPr>
          <w:delText>，</w:delText>
        </w:r>
      </w:del>
      <w:r>
        <w:rPr>
          <w:rFonts w:hint="eastAsia"/>
          <w:szCs w:val="18"/>
        </w:rPr>
        <w:t>戈登·图洛克：《同意的计算：立宪民主的逻辑基础》，</w:t>
      </w:r>
      <w:ins w:id="265" w:author="孙程姣" w:date="2026-05-11T12:46:00Z">
        <w:r>
          <w:rPr>
            <w:rFonts w:hint="eastAsia"/>
            <w:szCs w:val="18"/>
          </w:rPr>
          <w:t>陈光金译，</w:t>
        </w:r>
      </w:ins>
      <w:r>
        <w:rPr>
          <w:rFonts w:hint="eastAsia"/>
          <w:szCs w:val="18"/>
        </w:rPr>
        <w:t>上海人民出版社</w:t>
      </w:r>
      <w:del w:id="266" w:author="孙程姣" w:date="2026-05-11T12:45:00Z">
        <w:r>
          <w:rPr>
            <w:rFonts w:hint="eastAsia"/>
            <w:szCs w:val="18"/>
          </w:rPr>
          <w:delText>，</w:delText>
        </w:r>
      </w:del>
      <w:r>
        <w:rPr>
          <w:rFonts w:hint="eastAsia"/>
          <w:szCs w:val="18"/>
        </w:rPr>
        <w:t>2017年版，第267页。</w:t>
      </w:r>
    </w:p>
  </w:footnote>
  <w:footnote w:id="56">
    <w:p w14:paraId="09AF1663">
      <w:pPr>
        <w:pStyle w:val="8"/>
        <w:rPr>
          <w:szCs w:val="18"/>
        </w:rPr>
      </w:pPr>
      <w:r>
        <w:rPr>
          <w:rStyle w:val="17"/>
          <w:szCs w:val="18"/>
        </w:rPr>
        <w:footnoteRef/>
      </w:r>
      <w:r>
        <w:rPr>
          <w:szCs w:val="18"/>
        </w:rPr>
        <w:t xml:space="preserve"> </w:t>
      </w:r>
      <w:r>
        <w:rPr>
          <w:rFonts w:hint="eastAsia"/>
          <w:szCs w:val="18"/>
        </w:rPr>
        <w:t>赵树凯：《村民自治的检讨和展望》，《江西师范大学学报》（哲学社会科学版）2015年第3期。</w:t>
      </w:r>
    </w:p>
  </w:footnote>
  <w:footnote w:id="57">
    <w:p w14:paraId="2AB9AEDA">
      <w:pPr>
        <w:pStyle w:val="8"/>
        <w:rPr>
          <w:ins w:id="267" w:author="Wei [2]" w:date="2026-05-23T15:03:16Z"/>
          <w:szCs w:val="18"/>
        </w:rPr>
      </w:pPr>
      <w:ins w:id="268" w:author="Wei [2]" w:date="2026-05-23T15:03:16Z">
        <w:r>
          <w:rPr>
            <w:rStyle w:val="17"/>
            <w:szCs w:val="18"/>
          </w:rPr>
          <w:footnoteRef/>
        </w:r>
      </w:ins>
      <w:ins w:id="269" w:author="Wei [2]" w:date="2026-05-23T15:03:16Z">
        <w:r>
          <w:rPr>
            <w:szCs w:val="18"/>
          </w:rPr>
          <w:t xml:space="preserve"> </w:t>
        </w:r>
      </w:ins>
      <w:ins w:id="270" w:author="Wei [2]" w:date="2026-05-23T15:03:16Z">
        <w:r>
          <w:rPr>
            <w:rFonts w:hint="eastAsia"/>
            <w:szCs w:val="18"/>
          </w:rPr>
          <w:t>陈柏峰：《乡村“混混”介入的基层治理生态》，《思想战线》2018年第5期。</w:t>
        </w:r>
      </w:ins>
    </w:p>
  </w:footnote>
  <w:footnote w:id="58">
    <w:p w14:paraId="4866EA14">
      <w:pPr>
        <w:pStyle w:val="8"/>
        <w:rPr>
          <w:szCs w:val="18"/>
        </w:rPr>
      </w:pPr>
      <w:r>
        <w:rPr>
          <w:rStyle w:val="17"/>
          <w:szCs w:val="18"/>
        </w:rPr>
        <w:footnoteRef/>
      </w:r>
      <w:r>
        <w:rPr>
          <w:szCs w:val="18"/>
        </w:rPr>
        <w:t xml:space="preserve"> </w:t>
      </w:r>
      <w:r>
        <w:rPr>
          <w:rFonts w:hint="eastAsia"/>
          <w:szCs w:val="18"/>
        </w:rPr>
        <w:t>欧博文、韩荣斌：《民主之路？——中国村民选举评析》，《国外理论动态》2011年第7期。</w:t>
      </w:r>
    </w:p>
  </w:footnote>
  <w:footnote w:id="59">
    <w:p w14:paraId="75160CCA">
      <w:pPr>
        <w:pStyle w:val="8"/>
        <w:rPr>
          <w:szCs w:val="18"/>
        </w:rPr>
      </w:pPr>
      <w:r>
        <w:rPr>
          <w:rStyle w:val="17"/>
          <w:szCs w:val="18"/>
        </w:rPr>
        <w:footnoteRef/>
      </w:r>
      <w:r>
        <w:rPr>
          <w:szCs w:val="18"/>
        </w:rPr>
        <w:t xml:space="preserve"> </w:t>
      </w:r>
      <w:r>
        <w:rPr>
          <w:rFonts w:hint="eastAsia"/>
          <w:szCs w:val="18"/>
        </w:rPr>
        <w:t>陈柏峰：《乡村“混混”介入的基层治理生态》，《思想战线》2018年第5期。</w:t>
      </w:r>
    </w:p>
  </w:footnote>
  <w:footnote w:id="60">
    <w:p w14:paraId="1FD39E9E">
      <w:pPr>
        <w:pStyle w:val="8"/>
        <w:snapToGrid w:val="0"/>
        <w:rPr>
          <w:rFonts w:hint="default" w:eastAsia="宋体"/>
          <w:lang w:val="en-US" w:eastAsia="zh-CN"/>
        </w:rPr>
      </w:pPr>
      <w:ins w:id="271" w:author="Wei [2]" w:date="2026-05-23T15:06:51Z">
        <w:r>
          <w:rPr>
            <w:rStyle w:val="17"/>
          </w:rPr>
          <w:footnoteRef/>
        </w:r>
      </w:ins>
      <w:ins w:id="272" w:author="Wei [2]" w:date="2026-05-23T15:06:51Z">
        <w:r>
          <w:rPr/>
          <w:t xml:space="preserve"> </w:t>
        </w:r>
      </w:ins>
      <w:ins w:id="273" w:author="Wei [2]" w:date="2026-05-23T15:08:01Z">
        <w:r>
          <w:rPr>
            <w:rFonts w:hint="eastAsia"/>
            <w:lang w:val="en-US" w:eastAsia="zh-CN"/>
          </w:rPr>
          <w:t>该村</w:t>
        </w:r>
      </w:ins>
      <w:ins w:id="274" w:author="Wei [2]" w:date="2026-05-23T15:08:02Z">
        <w:r>
          <w:rPr>
            <w:rFonts w:hint="eastAsia"/>
            <w:lang w:val="en-US" w:eastAsia="zh-CN"/>
          </w:rPr>
          <w:t>因</w:t>
        </w:r>
      </w:ins>
      <w:ins w:id="275" w:author="Wei [2]" w:date="2026-05-23T15:07:41Z">
        <w:r>
          <w:rPr>
            <w:rFonts w:hint="eastAsia"/>
            <w:lang w:val="en-US" w:eastAsia="zh-CN"/>
          </w:rPr>
          <w:t>新任</w:t>
        </w:r>
      </w:ins>
      <w:ins w:id="276" w:author="Wei [2]" w:date="2026-05-23T15:07:42Z">
        <w:r>
          <w:rPr>
            <w:rFonts w:hint="eastAsia"/>
            <w:lang w:val="en-US" w:eastAsia="zh-CN"/>
          </w:rPr>
          <w:t>村支书</w:t>
        </w:r>
      </w:ins>
      <w:ins w:id="277" w:author="Wei [2]" w:date="2026-05-23T15:07:49Z">
        <w:r>
          <w:rPr>
            <w:rFonts w:hint="eastAsia"/>
            <w:lang w:val="en-US" w:eastAsia="zh-CN"/>
          </w:rPr>
          <w:t>与</w:t>
        </w:r>
      </w:ins>
      <w:ins w:id="278" w:author="Wei [2]" w:date="2026-05-23T15:07:50Z">
        <w:r>
          <w:rPr>
            <w:rFonts w:hint="eastAsia"/>
            <w:lang w:val="en-US" w:eastAsia="zh-CN"/>
          </w:rPr>
          <w:t>村主任</w:t>
        </w:r>
      </w:ins>
      <w:ins w:id="279" w:author="Wei [2]" w:date="2026-05-23T15:07:51Z">
        <w:r>
          <w:rPr>
            <w:rFonts w:hint="eastAsia"/>
            <w:lang w:val="en-US" w:eastAsia="zh-CN"/>
          </w:rPr>
          <w:t>关系</w:t>
        </w:r>
      </w:ins>
      <w:ins w:id="280" w:author="Wei [2]" w:date="2026-05-23T15:07:53Z">
        <w:r>
          <w:rPr>
            <w:rFonts w:hint="eastAsia"/>
            <w:lang w:val="en-US" w:eastAsia="zh-CN"/>
          </w:rPr>
          <w:t>不和，</w:t>
        </w:r>
      </w:ins>
      <w:ins w:id="281" w:author="Wei [2]" w:date="2026-05-23T15:07:03Z">
        <w:r>
          <w:rPr>
            <w:rFonts w:hint="eastAsia"/>
            <w:lang w:val="en-US" w:eastAsia="zh-CN"/>
          </w:rPr>
          <w:t>被</w:t>
        </w:r>
      </w:ins>
      <w:ins w:id="282" w:author="Wei [2]" w:date="2026-05-23T15:07:04Z">
        <w:r>
          <w:rPr>
            <w:rFonts w:hint="eastAsia"/>
            <w:lang w:val="en-US" w:eastAsia="zh-CN"/>
          </w:rPr>
          <w:t>列入</w:t>
        </w:r>
      </w:ins>
      <w:ins w:id="283" w:author="Wei [2]" w:date="2026-05-23T15:07:09Z">
        <w:r>
          <w:rPr>
            <w:rFonts w:hint="eastAsia"/>
            <w:lang w:val="en-US" w:eastAsia="zh-CN"/>
          </w:rPr>
          <w:t>基层</w:t>
        </w:r>
      </w:ins>
      <w:ins w:id="284" w:author="Wei [2]" w:date="2026-05-23T15:07:10Z">
        <w:r>
          <w:rPr>
            <w:rFonts w:hint="eastAsia"/>
            <w:lang w:val="en-US" w:eastAsia="zh-CN"/>
          </w:rPr>
          <w:t>党组织</w:t>
        </w:r>
      </w:ins>
      <w:ins w:id="285" w:author="Wei [2]" w:date="2026-05-23T15:07:12Z">
        <w:r>
          <w:rPr>
            <w:rFonts w:hint="eastAsia"/>
            <w:lang w:val="en-US" w:eastAsia="zh-CN"/>
          </w:rPr>
          <w:t>软弱</w:t>
        </w:r>
      </w:ins>
      <w:ins w:id="286" w:author="Wei [2]" w:date="2026-05-23T15:07:13Z">
        <w:r>
          <w:rPr>
            <w:rFonts w:hint="eastAsia"/>
            <w:lang w:val="en-US" w:eastAsia="zh-CN"/>
          </w:rPr>
          <w:t>涣散村，</w:t>
        </w:r>
      </w:ins>
      <w:ins w:id="287" w:author="Wei [2]" w:date="2026-05-23T15:08:57Z">
        <w:r>
          <w:rPr>
            <w:rFonts w:hint="eastAsia"/>
            <w:lang w:val="en-US" w:eastAsia="zh-CN"/>
          </w:rPr>
          <w:t>村支书在</w:t>
        </w:r>
      </w:ins>
      <w:ins w:id="288" w:author="Wei [2]" w:date="2026-05-23T15:09:00Z">
        <w:r>
          <w:rPr>
            <w:rFonts w:hint="eastAsia"/>
            <w:lang w:val="en-US" w:eastAsia="zh-CN"/>
          </w:rPr>
          <w:t>201</w:t>
        </w:r>
      </w:ins>
      <w:ins w:id="289" w:author="Wei [2]" w:date="2026-05-23T15:09:01Z">
        <w:r>
          <w:rPr>
            <w:rFonts w:hint="eastAsia"/>
            <w:lang w:val="en-US" w:eastAsia="zh-CN"/>
          </w:rPr>
          <w:t>9</w:t>
        </w:r>
      </w:ins>
      <w:ins w:id="290" w:author="Wei [2]" w:date="2026-05-23T15:09:03Z">
        <w:r>
          <w:rPr>
            <w:rFonts w:hint="eastAsia"/>
            <w:lang w:val="en-US" w:eastAsia="zh-CN"/>
          </w:rPr>
          <w:t>年的</w:t>
        </w:r>
      </w:ins>
      <w:ins w:id="291" w:author="Wei [2]" w:date="2026-05-23T15:09:11Z">
        <w:r>
          <w:rPr>
            <w:rFonts w:hint="eastAsia"/>
            <w:lang w:val="en-US" w:eastAsia="zh-CN"/>
          </w:rPr>
          <w:t>党支部</w:t>
        </w:r>
      </w:ins>
      <w:ins w:id="292" w:author="Wei [2]" w:date="2026-05-23T15:09:13Z">
        <w:r>
          <w:rPr>
            <w:rFonts w:hint="eastAsia"/>
            <w:lang w:val="en-US" w:eastAsia="zh-CN"/>
          </w:rPr>
          <w:t>换届</w:t>
        </w:r>
      </w:ins>
      <w:ins w:id="293" w:author="Wei [2]" w:date="2026-05-23T15:09:14Z">
        <w:r>
          <w:rPr>
            <w:rFonts w:hint="eastAsia"/>
            <w:lang w:val="en-US" w:eastAsia="zh-CN"/>
          </w:rPr>
          <w:t>选举</w:t>
        </w:r>
      </w:ins>
      <w:ins w:id="294" w:author="Wei [2]" w:date="2026-05-23T15:09:15Z">
        <w:r>
          <w:rPr>
            <w:rFonts w:hint="eastAsia"/>
            <w:lang w:val="en-US" w:eastAsia="zh-CN"/>
          </w:rPr>
          <w:t>中</w:t>
        </w:r>
      </w:ins>
      <w:ins w:id="295" w:author="Wei [2]" w:date="2026-05-23T15:09:23Z">
        <w:r>
          <w:rPr>
            <w:rFonts w:hint="eastAsia"/>
            <w:lang w:val="en-US" w:eastAsia="zh-CN"/>
          </w:rPr>
          <w:t>落选</w:t>
        </w:r>
      </w:ins>
      <w:ins w:id="296" w:author="Wei [2]" w:date="2026-05-23T15:09:24Z">
        <w:r>
          <w:rPr>
            <w:rFonts w:hint="eastAsia"/>
            <w:lang w:val="en-US" w:eastAsia="zh-CN"/>
          </w:rPr>
          <w:t>，</w:t>
        </w:r>
      </w:ins>
      <w:ins w:id="297" w:author="Wei [2]" w:date="2026-05-23T15:09:30Z">
        <w:r>
          <w:rPr>
            <w:rFonts w:hint="eastAsia"/>
            <w:lang w:val="en-US" w:eastAsia="zh-CN"/>
          </w:rPr>
          <w:t>不久之后</w:t>
        </w:r>
      </w:ins>
      <w:ins w:id="298" w:author="Wei [2]" w:date="2026-05-23T15:09:31Z">
        <w:r>
          <w:rPr>
            <w:rFonts w:hint="eastAsia"/>
            <w:lang w:val="en-US" w:eastAsia="zh-CN"/>
          </w:rPr>
          <w:t>受到</w:t>
        </w:r>
      </w:ins>
      <w:ins w:id="299" w:author="Wei [2]" w:date="2026-05-23T15:09:54Z">
        <w:r>
          <w:rPr>
            <w:rFonts w:hint="eastAsia"/>
            <w:lang w:val="en-US" w:eastAsia="zh-CN"/>
          </w:rPr>
          <w:t>乡镇</w:t>
        </w:r>
      </w:ins>
      <w:ins w:id="300" w:author="Wei [2]" w:date="2026-05-23T15:09:35Z">
        <w:r>
          <w:rPr>
            <w:rFonts w:hint="eastAsia"/>
            <w:lang w:val="en-US" w:eastAsia="zh-CN"/>
          </w:rPr>
          <w:t>纪委</w:t>
        </w:r>
      </w:ins>
      <w:ins w:id="301" w:author="Wei [2]" w:date="2026-05-23T15:09:37Z">
        <w:r>
          <w:rPr>
            <w:rFonts w:hint="eastAsia"/>
            <w:lang w:val="en-US" w:eastAsia="zh-CN"/>
          </w:rPr>
          <w:t>的</w:t>
        </w:r>
      </w:ins>
      <w:ins w:id="302" w:author="Wei [2]" w:date="2026-05-23T15:09:40Z">
        <w:r>
          <w:rPr>
            <w:rFonts w:hint="eastAsia"/>
            <w:lang w:val="en-US" w:eastAsia="zh-CN"/>
          </w:rPr>
          <w:t>处分。</w:t>
        </w:r>
      </w:ins>
    </w:p>
  </w:footnote>
  <w:footnote w:id="61">
    <w:p w14:paraId="09B3EA55">
      <w:pPr>
        <w:pStyle w:val="8"/>
        <w:rPr>
          <w:szCs w:val="18"/>
        </w:rPr>
      </w:pPr>
      <w:r>
        <w:rPr>
          <w:rStyle w:val="17"/>
          <w:szCs w:val="18"/>
        </w:rPr>
        <w:footnoteRef/>
      </w:r>
      <w:r>
        <w:rPr>
          <w:szCs w:val="18"/>
        </w:rPr>
        <w:t xml:space="preserve"> </w:t>
      </w:r>
      <w:r>
        <w:rPr>
          <w:rFonts w:hint="eastAsia"/>
          <w:szCs w:val="18"/>
        </w:rPr>
        <w:t>[美]罗伯特·A</w:t>
      </w:r>
      <w:del w:id="303" w:author="孙程姣" w:date="2026-05-11T12:46:00Z">
        <w:r>
          <w:rPr>
            <w:rFonts w:hint="eastAsia"/>
            <w:szCs w:val="18"/>
          </w:rPr>
          <w:delText>·</w:delText>
        </w:r>
      </w:del>
      <w:ins w:id="304" w:author="孙程姣" w:date="2026-05-11T12:46:00Z">
        <w:r>
          <w:rPr>
            <w:rFonts w:hint="eastAsia"/>
            <w:szCs w:val="18"/>
          </w:rPr>
          <w:t>.</w:t>
        </w:r>
      </w:ins>
      <w:r>
        <w:rPr>
          <w:rFonts w:hint="eastAsia"/>
          <w:szCs w:val="18"/>
        </w:rPr>
        <w:t>达尔：《民主及其批评者》，</w:t>
      </w:r>
      <w:del w:id="305" w:author="孙程姣" w:date="2026-05-11T12:46:00Z">
        <w:r>
          <w:rPr>
            <w:rFonts w:hint="eastAsia"/>
            <w:szCs w:val="18"/>
          </w:rPr>
          <w:delText>曹海军、佟德志译，欧阳景根校，中国人民大学出版社，2016年版，</w:delText>
        </w:r>
      </w:del>
      <w:r>
        <w:rPr>
          <w:rFonts w:hint="eastAsia"/>
          <w:szCs w:val="18"/>
        </w:rPr>
        <w:t>第66页。</w:t>
      </w:r>
    </w:p>
  </w:footnote>
  <w:footnote w:id="62">
    <w:p w14:paraId="3DF85CD7">
      <w:pPr>
        <w:pStyle w:val="8"/>
        <w:rPr>
          <w:szCs w:val="18"/>
        </w:rPr>
      </w:pPr>
      <w:r>
        <w:rPr>
          <w:rStyle w:val="17"/>
          <w:szCs w:val="18"/>
        </w:rPr>
        <w:footnoteRef/>
      </w:r>
      <w:r>
        <w:rPr>
          <w:szCs w:val="18"/>
        </w:rPr>
        <w:t xml:space="preserve"> </w:t>
      </w:r>
      <w:r>
        <w:rPr>
          <w:rFonts w:hint="eastAsia"/>
          <w:szCs w:val="18"/>
        </w:rPr>
        <w:t>2016年中央党校县委书记座谈会访谈(内部资料</w:t>
      </w:r>
      <w:ins w:id="306" w:author="孙程姣" w:date="2026-05-11T12:57:00Z">
        <w:r>
          <w:rPr>
            <w:rFonts w:hint="eastAsia"/>
            <w:szCs w:val="18"/>
          </w:rPr>
          <w:t>)，</w:t>
        </w:r>
      </w:ins>
      <w:del w:id="307" w:author="孙程姣" w:date="2026-05-11T12:57:00Z">
        <w:r>
          <w:rPr>
            <w:rFonts w:hint="eastAsia"/>
            <w:szCs w:val="18"/>
          </w:rPr>
          <w:delText>) ，</w:delText>
        </w:r>
      </w:del>
      <w:r>
        <w:rPr>
          <w:rFonts w:hint="eastAsia"/>
          <w:szCs w:val="18"/>
        </w:rPr>
        <w:t>转引自董亚炜：《党的领导能力提升与基层民主发展》，《社会科学》2017年第12期。</w:t>
      </w:r>
    </w:p>
  </w:footnote>
  <w:footnote w:id="63">
    <w:p w14:paraId="53C7FFA5">
      <w:pPr>
        <w:pStyle w:val="8"/>
        <w:rPr>
          <w:szCs w:val="18"/>
        </w:rPr>
      </w:pPr>
      <w:r>
        <w:rPr>
          <w:rStyle w:val="17"/>
          <w:szCs w:val="18"/>
        </w:rPr>
        <w:footnoteRef/>
      </w:r>
      <w:r>
        <w:rPr>
          <w:szCs w:val="18"/>
        </w:rPr>
        <w:t xml:space="preserve"> </w:t>
      </w:r>
      <w:r>
        <w:rPr>
          <w:rFonts w:hint="eastAsia"/>
          <w:szCs w:val="18"/>
        </w:rPr>
        <w:t>贺东航、孔繁斌：《公共政策执行的中国经验》，《中国社会科学》2011年第5期。</w:t>
      </w:r>
    </w:p>
  </w:footnote>
  <w:footnote w:id="64">
    <w:p w14:paraId="7E8FB52D">
      <w:pPr>
        <w:pStyle w:val="8"/>
        <w:rPr>
          <w:szCs w:val="18"/>
        </w:rPr>
      </w:pPr>
      <w:r>
        <w:rPr>
          <w:rStyle w:val="17"/>
          <w:szCs w:val="18"/>
        </w:rPr>
        <w:footnoteRef/>
      </w:r>
      <w:r>
        <w:rPr>
          <w:szCs w:val="18"/>
        </w:rPr>
        <w:t xml:space="preserve"> </w:t>
      </w:r>
      <w:r>
        <w:rPr>
          <w:rFonts w:hint="eastAsia"/>
          <w:szCs w:val="18"/>
        </w:rPr>
        <w:t>周飞舟：《从汲取型政权到“悬浮型”政权——税费改革对国家与农民关系之影响》，《社会学研究》2006年第3期。</w:t>
      </w:r>
    </w:p>
  </w:footnote>
  <w:footnote w:id="65">
    <w:p w14:paraId="3033C5D2">
      <w:pPr>
        <w:pStyle w:val="8"/>
        <w:rPr>
          <w:szCs w:val="18"/>
        </w:rPr>
      </w:pPr>
      <w:r>
        <w:rPr>
          <w:rStyle w:val="17"/>
          <w:szCs w:val="18"/>
        </w:rPr>
        <w:footnoteRef/>
      </w:r>
      <w:r>
        <w:rPr>
          <w:szCs w:val="18"/>
        </w:rPr>
        <w:t xml:space="preserve"> </w:t>
      </w:r>
      <w:r>
        <w:rPr>
          <w:rFonts w:hint="eastAsia"/>
          <w:szCs w:val="18"/>
        </w:rPr>
        <w:t>雷望红：《民主制度供给下的混混治村及其后果</w:t>
      </w:r>
      <w:del w:id="308" w:author="孙程姣" w:date="2026-05-11T12:47:00Z">
        <w:r>
          <w:rPr>
            <w:rFonts w:hint="eastAsia"/>
            <w:szCs w:val="18"/>
          </w:rPr>
          <w:delText>—</w:delText>
        </w:r>
      </w:del>
      <w:ins w:id="309" w:author="孙程姣" w:date="2026-05-11T12:47:00Z">
        <w:r>
          <w:rPr>
            <w:rFonts w:hint="eastAsia"/>
            <w:szCs w:val="18"/>
          </w:rPr>
          <w:t>——</w:t>
        </w:r>
      </w:ins>
      <w:r>
        <w:rPr>
          <w:rFonts w:hint="eastAsia"/>
          <w:szCs w:val="18"/>
        </w:rPr>
        <w:t>基于东部沿海发达地区M镇的考察》，《中国青年研究》2018年第4期。</w:t>
      </w:r>
    </w:p>
  </w:footnote>
  <w:footnote w:id="66">
    <w:p w14:paraId="102BD5B5">
      <w:pPr>
        <w:pStyle w:val="8"/>
        <w:rPr>
          <w:szCs w:val="18"/>
        </w:rPr>
      </w:pPr>
      <w:r>
        <w:rPr>
          <w:rStyle w:val="17"/>
          <w:szCs w:val="18"/>
        </w:rPr>
        <w:footnoteRef/>
      </w:r>
      <w:r>
        <w:rPr>
          <w:szCs w:val="18"/>
        </w:rPr>
        <w:t xml:space="preserve"> </w:t>
      </w:r>
      <w:r>
        <w:rPr>
          <w:rFonts w:hint="eastAsia"/>
          <w:szCs w:val="18"/>
        </w:rPr>
        <w:t>仇叶：《富人治村的类型与基层民主实践机制研究》，《中国农村观察》2017年第1期。</w:t>
      </w:r>
    </w:p>
  </w:footnote>
  <w:footnote w:id="67">
    <w:p w14:paraId="40A1A683">
      <w:pPr>
        <w:pStyle w:val="8"/>
        <w:rPr>
          <w:szCs w:val="18"/>
        </w:rPr>
      </w:pPr>
      <w:r>
        <w:rPr>
          <w:rStyle w:val="17"/>
          <w:szCs w:val="18"/>
        </w:rPr>
        <w:footnoteRef/>
      </w:r>
      <w:r>
        <w:rPr>
          <w:szCs w:val="18"/>
        </w:rPr>
        <w:t xml:space="preserve"> </w:t>
      </w:r>
      <w:r>
        <w:rPr>
          <w:rFonts w:hint="eastAsia"/>
          <w:szCs w:val="18"/>
        </w:rPr>
        <w:t>林尚立：《政党制度与中国民主：</w:t>
      </w:r>
      <w:r>
        <w:rPr>
          <w:szCs w:val="18"/>
        </w:rPr>
        <w:t>基于政治学的考察</w:t>
      </w:r>
      <w:r>
        <w:rPr>
          <w:rFonts w:hint="eastAsia"/>
          <w:szCs w:val="18"/>
        </w:rPr>
        <w:t>》，《武汉大学学报</w:t>
      </w:r>
      <w:ins w:id="310" w:author="孙程姣" w:date="2026-05-11T12:47:00Z">
        <w:r>
          <w:rPr>
            <w:rFonts w:hint="eastAsia"/>
            <w:szCs w:val="18"/>
          </w:rPr>
          <w:t>》</w:t>
        </w:r>
      </w:ins>
      <w:r>
        <w:rPr>
          <w:rFonts w:hint="eastAsia"/>
          <w:szCs w:val="18"/>
        </w:rPr>
        <w:t>（哲学社会科学版）</w:t>
      </w:r>
      <w:del w:id="311" w:author="孙程姣" w:date="2026-05-11T12:47:00Z">
        <w:r>
          <w:rPr>
            <w:rFonts w:hint="eastAsia"/>
            <w:szCs w:val="18"/>
          </w:rPr>
          <w:delText>》</w:delText>
        </w:r>
      </w:del>
      <w:r>
        <w:rPr>
          <w:rFonts w:hint="eastAsia"/>
          <w:szCs w:val="18"/>
        </w:rPr>
        <w:t>2</w:t>
      </w:r>
      <w:r>
        <w:rPr>
          <w:szCs w:val="18"/>
        </w:rPr>
        <w:t>010</w:t>
      </w:r>
      <w:r>
        <w:rPr>
          <w:rFonts w:hint="eastAsia"/>
          <w:szCs w:val="18"/>
        </w:rPr>
        <w:t>年第3期。</w:t>
      </w:r>
    </w:p>
  </w:footnote>
  <w:footnote w:id="68">
    <w:p w14:paraId="3ACAA532">
      <w:pPr>
        <w:pStyle w:val="8"/>
        <w:snapToGrid w:val="0"/>
      </w:pPr>
      <w:ins w:id="312" w:author="Wei [2]" w:date="2026-05-23T19:54:20Z">
        <w:r>
          <w:rPr>
            <w:rStyle w:val="17"/>
          </w:rPr>
          <w:footnoteRef/>
        </w:r>
      </w:ins>
      <w:ins w:id="313" w:author="Wei [2]" w:date="2026-05-23T19:54:20Z">
        <w:r>
          <w:rPr/>
          <w:t xml:space="preserve"> </w:t>
        </w:r>
      </w:ins>
      <w:ins w:id="314" w:author="Wei [2]" w:date="2026-05-23T19:54:27Z">
        <w:r>
          <w:rPr>
            <w:rFonts w:hint="eastAsia"/>
          </w:rPr>
          <w:t>中共中央办公厅印发《关于党的基层组织任期的意见》</w:t>
        </w:r>
      </w:ins>
      <w:ins w:id="315" w:author="Wei [2]" w:date="2026-05-23T19:54:27Z">
        <w:r>
          <w:rPr>
            <w:rFonts w:hint="eastAsia"/>
            <w:lang w:eastAsia="zh-CN"/>
          </w:rPr>
          <w:t>，</w:t>
        </w:r>
      </w:ins>
      <w:ins w:id="316" w:author="Wei [2]" w:date="2026-05-23T19:54:27Z">
        <w:r>
          <w:rPr>
            <w:rFonts w:hint="eastAsia"/>
            <w:lang w:val="en-US" w:eastAsia="zh-CN"/>
          </w:rPr>
          <w:t>中央人民政府网，最后浏览日期2026年5月23日</w:t>
        </w:r>
      </w:ins>
      <w:ins w:id="317" w:author="Wei [2]" w:date="2026-05-23T19:54:27Z">
        <w:r>
          <w:rPr>
            <w:rFonts w:hint="eastAsia"/>
          </w:rPr>
          <w:t>https://www.gov.cn/zhengce/202203/content_3635314.htm</w:t>
        </w:r>
      </w:ins>
    </w:p>
  </w:footnote>
  <w:footnote w:id="69">
    <w:p w14:paraId="7A63D594">
      <w:pPr>
        <w:pStyle w:val="8"/>
        <w:snapToGrid w:val="0"/>
        <w:rPr>
          <w:rFonts w:hint="eastAsia"/>
        </w:rPr>
      </w:pPr>
      <w:ins w:id="318" w:author="Wei [2]" w:date="2026-05-23T15:30:45Z">
        <w:r>
          <w:rPr>
            <w:rStyle w:val="17"/>
          </w:rPr>
          <w:footnoteRef/>
        </w:r>
      </w:ins>
      <w:ins w:id="319" w:author="Wei [2]" w:date="2026-05-23T15:30:45Z">
        <w:r>
          <w:rPr/>
          <w:t xml:space="preserve"> </w:t>
        </w:r>
      </w:ins>
      <w:ins w:id="320" w:author="Wei [2]" w:date="2026-05-23T15:31:22Z">
        <w:r>
          <w:rPr>
            <w:rFonts w:hint="eastAsia"/>
          </w:rPr>
          <w:t>全国人民代表大会常务委员会关于修改《中华人民共和国村民委员会组织法》《中华人民共和国城市居民委员会组织法》的决定</w:t>
        </w:r>
      </w:ins>
      <w:ins w:id="321" w:author="Wei [2]" w:date="2026-05-23T19:51:42Z">
        <w:r>
          <w:rPr>
            <w:rFonts w:hint="eastAsia"/>
            <w:lang w:eastAsia="zh-CN"/>
          </w:rPr>
          <w:t>（</w:t>
        </w:r>
      </w:ins>
      <w:ins w:id="322" w:author="Wei [2]" w:date="2026-05-23T19:52:00Z">
        <w:r>
          <w:rPr>
            <w:rFonts w:hint="eastAsia"/>
            <w:lang w:val="en-US" w:eastAsia="zh-CN"/>
          </w:rPr>
          <w:t>20</w:t>
        </w:r>
      </w:ins>
      <w:ins w:id="323" w:author="Wei [2]" w:date="2026-05-23T19:52:01Z">
        <w:r>
          <w:rPr>
            <w:rFonts w:hint="eastAsia"/>
            <w:lang w:val="en-US" w:eastAsia="zh-CN"/>
          </w:rPr>
          <w:t>18</w:t>
        </w:r>
      </w:ins>
      <w:ins w:id="324" w:author="Wei [2]" w:date="2026-05-23T19:52:02Z">
        <w:r>
          <w:rPr>
            <w:rFonts w:hint="eastAsia"/>
            <w:lang w:val="en-US" w:eastAsia="zh-CN"/>
          </w:rPr>
          <w:t>年12</w:t>
        </w:r>
      </w:ins>
      <w:ins w:id="325" w:author="Wei [2]" w:date="2026-05-23T19:52:03Z">
        <w:r>
          <w:rPr>
            <w:rFonts w:hint="eastAsia"/>
            <w:lang w:val="en-US" w:eastAsia="zh-CN"/>
          </w:rPr>
          <w:t>月</w:t>
        </w:r>
      </w:ins>
      <w:ins w:id="326" w:author="Wei [2]" w:date="2026-05-23T19:52:04Z">
        <w:r>
          <w:rPr>
            <w:rFonts w:hint="eastAsia"/>
            <w:lang w:val="en-US" w:eastAsia="zh-CN"/>
          </w:rPr>
          <w:t>29</w:t>
        </w:r>
      </w:ins>
      <w:ins w:id="327" w:author="Wei [2]" w:date="2026-05-23T19:52:05Z">
        <w:r>
          <w:rPr>
            <w:rFonts w:hint="eastAsia"/>
            <w:lang w:val="en-US" w:eastAsia="zh-CN"/>
          </w:rPr>
          <w:t>日</w:t>
        </w:r>
      </w:ins>
      <w:ins w:id="328" w:author="Wei [2]" w:date="2026-05-23T19:51:42Z">
        <w:r>
          <w:rPr>
            <w:rFonts w:hint="eastAsia"/>
            <w:lang w:eastAsia="zh-CN"/>
          </w:rPr>
          <w:t>）</w:t>
        </w:r>
      </w:ins>
      <w:ins w:id="329" w:author="Wei [2]" w:date="2026-05-23T19:52:17Z">
        <w:r>
          <w:rPr>
            <w:rFonts w:hint="eastAsia"/>
            <w:lang w:eastAsia="zh-CN"/>
          </w:rPr>
          <w:t>，</w:t>
        </w:r>
      </w:ins>
      <w:ins w:id="330" w:author="Wei [2]" w:date="2026-05-23T19:52:22Z">
        <w:r>
          <w:rPr>
            <w:rFonts w:hint="eastAsia"/>
            <w:lang w:val="en-US" w:eastAsia="zh-CN"/>
          </w:rPr>
          <w:t>中央</w:t>
        </w:r>
      </w:ins>
      <w:ins w:id="331" w:author="Wei [2]" w:date="2026-05-23T19:52:23Z">
        <w:r>
          <w:rPr>
            <w:rFonts w:hint="eastAsia"/>
            <w:lang w:val="en-US" w:eastAsia="zh-CN"/>
          </w:rPr>
          <w:t>人民</w:t>
        </w:r>
      </w:ins>
      <w:ins w:id="332" w:author="Wei [2]" w:date="2026-05-23T19:52:24Z">
        <w:r>
          <w:rPr>
            <w:rFonts w:hint="eastAsia"/>
            <w:lang w:val="en-US" w:eastAsia="zh-CN"/>
          </w:rPr>
          <w:t>政府</w:t>
        </w:r>
      </w:ins>
      <w:ins w:id="333" w:author="Wei [2]" w:date="2026-05-23T19:52:25Z">
        <w:r>
          <w:rPr>
            <w:rFonts w:hint="eastAsia"/>
            <w:lang w:val="en-US" w:eastAsia="zh-CN"/>
          </w:rPr>
          <w:t>网，</w:t>
        </w:r>
      </w:ins>
      <w:ins w:id="334" w:author="Wei [2]" w:date="2026-05-23T19:52:42Z">
        <w:r>
          <w:rPr>
            <w:rFonts w:hint="eastAsia"/>
            <w:lang w:val="en-US" w:eastAsia="zh-CN"/>
          </w:rPr>
          <w:t>最后</w:t>
        </w:r>
      </w:ins>
      <w:ins w:id="335" w:author="Wei [2]" w:date="2026-05-23T19:52:43Z">
        <w:r>
          <w:rPr>
            <w:rFonts w:hint="eastAsia"/>
            <w:lang w:val="en-US" w:eastAsia="zh-CN"/>
          </w:rPr>
          <w:t>浏览</w:t>
        </w:r>
      </w:ins>
      <w:ins w:id="336" w:author="Wei [2]" w:date="2026-05-23T19:52:44Z">
        <w:r>
          <w:rPr>
            <w:rFonts w:hint="eastAsia"/>
            <w:lang w:val="en-US" w:eastAsia="zh-CN"/>
          </w:rPr>
          <w:t>日期</w:t>
        </w:r>
      </w:ins>
      <w:ins w:id="337" w:author="Wei [2]" w:date="2026-05-23T19:52:48Z">
        <w:r>
          <w:rPr>
            <w:rFonts w:hint="eastAsia"/>
            <w:lang w:val="en-US" w:eastAsia="zh-CN"/>
          </w:rPr>
          <w:t>2026年5月23日</w:t>
        </w:r>
      </w:ins>
      <w:ins w:id="338" w:author="Wei [2]" w:date="2026-05-23T19:52:52Z">
        <w:r>
          <w:rPr>
            <w:rFonts w:hint="eastAsia"/>
            <w:lang w:val="en-US" w:eastAsia="zh-CN"/>
          </w:rPr>
          <w:t>，</w:t>
        </w:r>
      </w:ins>
      <w:ins w:id="339" w:author="Wei [2]" w:date="2026-05-23T19:50:52Z">
        <w:r>
          <w:rPr>
            <w:rFonts w:hint="eastAsia"/>
          </w:rPr>
          <w:t>https://www.gov.cn/xinwen/2018-12/30/content_5353498.htm</w:t>
        </w:r>
      </w:ins>
      <w:ins w:id="340" w:author="Wei [2]" w:date="2026-05-23T19:54:00Z">
        <w:r>
          <w:rPr>
            <w:rFonts w:hint="eastAsia"/>
            <w:lang w:eastAsia="zh-CN"/>
          </w:rPr>
          <w:t>；</w:t>
        </w:r>
      </w:ins>
    </w:p>
  </w:footnote>
  <w:footnote w:id="70">
    <w:p w14:paraId="60F0BC8C">
      <w:pPr>
        <w:pStyle w:val="8"/>
        <w:snapToGrid w:val="0"/>
        <w:rPr>
          <w:rFonts w:hint="default" w:eastAsia="宋体"/>
          <w:lang w:val="en-US" w:eastAsia="zh-CN"/>
        </w:rPr>
      </w:pPr>
      <w:ins w:id="341" w:author="Wei [2]" w:date="2026-05-23T16:02:32Z">
        <w:r>
          <w:rPr>
            <w:rStyle w:val="17"/>
          </w:rPr>
          <w:footnoteRef/>
        </w:r>
      </w:ins>
      <w:ins w:id="342" w:author="Wei [2]" w:date="2026-05-23T16:02:32Z">
        <w:r>
          <w:rPr/>
          <w:t xml:space="preserve"> </w:t>
        </w:r>
      </w:ins>
      <w:ins w:id="343" w:author="Wei [2]" w:date="2026-05-23T16:03:32Z">
        <w:r>
          <w:rPr>
            <w:rFonts w:hint="eastAsia"/>
            <w:lang w:val="en-US" w:eastAsia="zh-CN"/>
          </w:rPr>
          <w:t>笔者</w:t>
        </w:r>
      </w:ins>
      <w:ins w:id="344" w:author="Wei [2]" w:date="2026-05-23T16:03:33Z">
        <w:r>
          <w:rPr>
            <w:rFonts w:hint="eastAsia"/>
            <w:lang w:val="en-US" w:eastAsia="zh-CN"/>
          </w:rPr>
          <w:t>在H</w:t>
        </w:r>
      </w:ins>
      <w:ins w:id="345" w:author="Wei [2]" w:date="2026-05-23T16:03:34Z">
        <w:r>
          <w:rPr>
            <w:rFonts w:hint="eastAsia"/>
            <w:lang w:val="en-US" w:eastAsia="zh-CN"/>
          </w:rPr>
          <w:t>市</w:t>
        </w:r>
      </w:ins>
      <w:ins w:id="346" w:author="Wei [2]" w:date="2026-05-23T16:03:35Z">
        <w:r>
          <w:rPr>
            <w:rFonts w:hint="eastAsia"/>
            <w:lang w:val="en-US" w:eastAsia="zh-CN"/>
          </w:rPr>
          <w:t>的</w:t>
        </w:r>
      </w:ins>
      <w:ins w:id="347" w:author="Wei [2]" w:date="2026-05-23T16:03:36Z">
        <w:r>
          <w:rPr>
            <w:rFonts w:hint="eastAsia"/>
            <w:lang w:val="en-US" w:eastAsia="zh-CN"/>
          </w:rPr>
          <w:t>调查</w:t>
        </w:r>
      </w:ins>
      <w:ins w:id="348" w:author="Wei [2]" w:date="2026-05-23T16:03:37Z">
        <w:r>
          <w:rPr>
            <w:rFonts w:hint="eastAsia"/>
            <w:lang w:val="en-US" w:eastAsia="zh-CN"/>
          </w:rPr>
          <w:t>时间</w:t>
        </w:r>
      </w:ins>
      <w:ins w:id="349" w:author="Wei [2]" w:date="2026-05-23T16:03:38Z">
        <w:r>
          <w:rPr>
            <w:rFonts w:hint="eastAsia"/>
            <w:lang w:val="en-US" w:eastAsia="zh-CN"/>
          </w:rPr>
          <w:t>为</w:t>
        </w:r>
      </w:ins>
      <w:ins w:id="350" w:author="Wei [2]" w:date="2026-05-23T16:03:39Z">
        <w:r>
          <w:rPr>
            <w:rFonts w:hint="eastAsia"/>
            <w:lang w:val="en-US" w:eastAsia="zh-CN"/>
          </w:rPr>
          <w:t>201</w:t>
        </w:r>
      </w:ins>
      <w:ins w:id="351" w:author="Wei [2]" w:date="2026-05-23T16:03:40Z">
        <w:r>
          <w:rPr>
            <w:rFonts w:hint="eastAsia"/>
            <w:lang w:val="en-US" w:eastAsia="zh-CN"/>
          </w:rPr>
          <w:t>9年</w:t>
        </w:r>
      </w:ins>
      <w:ins w:id="352" w:author="Wei [2]" w:date="2026-05-23T16:03:41Z">
        <w:r>
          <w:rPr>
            <w:rFonts w:hint="eastAsia"/>
            <w:lang w:val="en-US" w:eastAsia="zh-CN"/>
          </w:rPr>
          <w:t>5</w:t>
        </w:r>
      </w:ins>
      <w:ins w:id="353" w:author="Wei [2]" w:date="2026-05-23T16:03:42Z">
        <w:r>
          <w:rPr>
            <w:rFonts w:hint="eastAsia"/>
            <w:lang w:val="en-US" w:eastAsia="zh-CN"/>
          </w:rPr>
          <w:t>月</w:t>
        </w:r>
      </w:ins>
      <w:ins w:id="354" w:author="Wei [2]" w:date="2026-05-23T16:03:47Z">
        <w:r>
          <w:rPr>
            <w:rFonts w:hint="eastAsia"/>
            <w:lang w:val="en-US" w:eastAsia="zh-CN"/>
          </w:rPr>
          <w:t>份</w:t>
        </w:r>
      </w:ins>
      <w:ins w:id="355" w:author="Wei [2]" w:date="2026-05-23T16:03:49Z">
        <w:r>
          <w:rPr>
            <w:rFonts w:hint="eastAsia"/>
            <w:lang w:val="en-US" w:eastAsia="zh-CN"/>
          </w:rPr>
          <w:t>，</w:t>
        </w:r>
      </w:ins>
      <w:ins w:id="356" w:author="Wei [2]" w:date="2026-05-23T16:03:50Z">
        <w:r>
          <w:rPr>
            <w:rFonts w:hint="eastAsia"/>
            <w:lang w:val="en-US" w:eastAsia="zh-CN"/>
          </w:rPr>
          <w:t>后文</w:t>
        </w:r>
      </w:ins>
      <w:ins w:id="357" w:author="Wei [2]" w:date="2026-05-23T16:04:04Z">
        <w:r>
          <w:rPr>
            <w:rFonts w:hint="eastAsia"/>
            <w:lang w:val="en-US" w:eastAsia="zh-CN"/>
          </w:rPr>
          <w:t>访谈</w:t>
        </w:r>
      </w:ins>
      <w:ins w:id="358" w:author="Wei [2]" w:date="2026-05-23T16:05:01Z">
        <w:r>
          <w:rPr>
            <w:rFonts w:hint="eastAsia"/>
            <w:lang w:val="en-US" w:eastAsia="zh-CN"/>
          </w:rPr>
          <w:t>资料</w:t>
        </w:r>
      </w:ins>
      <w:ins w:id="359" w:author="Wei [2]" w:date="2026-05-23T16:05:02Z">
        <w:r>
          <w:rPr>
            <w:rFonts w:hint="eastAsia"/>
            <w:lang w:val="en-US" w:eastAsia="zh-CN"/>
          </w:rPr>
          <w:t>的</w:t>
        </w:r>
      </w:ins>
      <w:ins w:id="360" w:author="Wei [2]" w:date="2026-05-23T16:05:03Z">
        <w:r>
          <w:rPr>
            <w:rFonts w:hint="eastAsia"/>
            <w:lang w:val="en-US" w:eastAsia="zh-CN"/>
          </w:rPr>
          <w:t>引用</w:t>
        </w:r>
      </w:ins>
      <w:ins w:id="361" w:author="Wei [2]" w:date="2026-05-23T16:04:34Z">
        <w:r>
          <w:rPr>
            <w:rFonts w:hint="eastAsia"/>
            <w:lang w:val="en-US" w:eastAsia="zh-CN"/>
          </w:rPr>
          <w:t>将以</w:t>
        </w:r>
      </w:ins>
      <w:ins w:id="362" w:author="Wei [2]" w:date="2026-05-23T16:05:12Z">
        <w:r>
          <w:rPr>
            <w:rFonts w:hint="eastAsia"/>
            <w:lang w:val="en-US" w:eastAsia="zh-CN"/>
          </w:rPr>
          <w:t>脚注</w:t>
        </w:r>
      </w:ins>
      <w:ins w:id="363" w:author="Wei [2]" w:date="2026-05-23T16:05:14Z">
        <w:r>
          <w:rPr>
            <w:rFonts w:hint="eastAsia"/>
            <w:lang w:val="en-US" w:eastAsia="zh-CN"/>
          </w:rPr>
          <w:t>形式</w:t>
        </w:r>
      </w:ins>
      <w:ins w:id="364" w:author="Wei [2]" w:date="2026-05-23T16:05:16Z">
        <w:r>
          <w:rPr>
            <w:rFonts w:hint="eastAsia"/>
            <w:lang w:val="en-US" w:eastAsia="zh-CN"/>
          </w:rPr>
          <w:t>注明</w:t>
        </w:r>
      </w:ins>
      <w:ins w:id="365" w:author="Wei [2]" w:date="2026-05-23T16:04:36Z">
        <w:r>
          <w:rPr>
            <w:rFonts w:hint="eastAsia"/>
            <w:lang w:val="en-US" w:eastAsia="zh-CN"/>
          </w:rPr>
          <w:t>访谈</w:t>
        </w:r>
      </w:ins>
      <w:ins w:id="366" w:author="Wei [2]" w:date="2026-05-23T16:04:37Z">
        <w:r>
          <w:rPr>
            <w:rFonts w:hint="eastAsia"/>
            <w:lang w:val="en-US" w:eastAsia="zh-CN"/>
          </w:rPr>
          <w:t>对象</w:t>
        </w:r>
      </w:ins>
      <w:ins w:id="367" w:author="Wei [2]" w:date="2026-05-23T16:04:39Z">
        <w:r>
          <w:rPr>
            <w:rFonts w:hint="eastAsia"/>
            <w:lang w:val="en-US" w:eastAsia="zh-CN"/>
          </w:rPr>
          <w:t>和</w:t>
        </w:r>
      </w:ins>
      <w:ins w:id="368" w:author="Wei [2]" w:date="2026-05-23T16:04:40Z">
        <w:r>
          <w:rPr>
            <w:rFonts w:hint="eastAsia"/>
            <w:lang w:val="en-US" w:eastAsia="zh-CN"/>
          </w:rPr>
          <w:t>访谈</w:t>
        </w:r>
      </w:ins>
      <w:ins w:id="369" w:author="Wei [2]" w:date="2026-05-23T16:04:42Z">
        <w:r>
          <w:rPr>
            <w:rFonts w:hint="eastAsia"/>
            <w:lang w:val="en-US" w:eastAsia="zh-CN"/>
          </w:rPr>
          <w:t>时间</w:t>
        </w:r>
      </w:ins>
      <w:ins w:id="370" w:author="Wei [2]" w:date="2026-05-23T16:05:25Z">
        <w:r>
          <w:rPr>
            <w:rFonts w:hint="eastAsia"/>
            <w:lang w:val="en-US" w:eastAsia="zh-CN"/>
          </w:rPr>
          <w:t>，</w:t>
        </w:r>
      </w:ins>
      <w:ins w:id="371" w:author="Wei [2]" w:date="2026-05-23T16:08:40Z">
        <w:r>
          <w:rPr>
            <w:rFonts w:hint="eastAsia"/>
            <w:lang w:val="en-US" w:eastAsia="zh-CN"/>
          </w:rPr>
          <w:t>其中</w:t>
        </w:r>
      </w:ins>
      <w:ins w:id="372" w:author="Wei [2]" w:date="2026-05-23T16:05:26Z">
        <w:r>
          <w:rPr>
            <w:rFonts w:hint="eastAsia"/>
            <w:lang w:val="en-US" w:eastAsia="zh-CN"/>
          </w:rPr>
          <w:t>2</w:t>
        </w:r>
      </w:ins>
      <w:ins w:id="373" w:author="Wei [2]" w:date="2026-05-23T16:05:27Z">
        <w:r>
          <w:rPr>
            <w:rFonts w:hint="eastAsia"/>
            <w:lang w:val="en-US" w:eastAsia="zh-CN"/>
          </w:rPr>
          <w:t>0</w:t>
        </w:r>
      </w:ins>
      <w:ins w:id="374" w:author="Wei [2]" w:date="2026-05-23T16:05:28Z">
        <w:r>
          <w:rPr>
            <w:rFonts w:hint="eastAsia"/>
            <w:lang w:val="en-US" w:eastAsia="zh-CN"/>
          </w:rPr>
          <w:t>19</w:t>
        </w:r>
      </w:ins>
      <w:ins w:id="375" w:author="Wei [2]" w:date="2026-05-23T16:05:29Z">
        <w:r>
          <w:rPr>
            <w:rFonts w:hint="eastAsia"/>
            <w:lang w:val="en-US" w:eastAsia="zh-CN"/>
          </w:rPr>
          <w:t>05</w:t>
        </w:r>
      </w:ins>
      <w:ins w:id="376" w:author="Wei [2]" w:date="2026-05-23T16:05:30Z">
        <w:r>
          <w:rPr>
            <w:rFonts w:hint="eastAsia"/>
            <w:lang w:val="en-US" w:eastAsia="zh-CN"/>
          </w:rPr>
          <w:t>16</w:t>
        </w:r>
      </w:ins>
      <w:ins w:id="377" w:author="Wei [2]" w:date="2026-05-23T16:08:44Z">
        <w:r>
          <w:rPr>
            <w:rFonts w:hint="eastAsia"/>
            <w:lang w:val="en-US" w:eastAsia="zh-CN"/>
          </w:rPr>
          <w:t>表示</w:t>
        </w:r>
      </w:ins>
      <w:ins w:id="378" w:author="Wei [2]" w:date="2026-05-23T20:04:41Z">
        <w:r>
          <w:rPr>
            <w:rFonts w:hint="eastAsia"/>
            <w:lang w:val="en-US" w:eastAsia="zh-CN"/>
          </w:rPr>
          <w:t>访谈</w:t>
        </w:r>
      </w:ins>
      <w:ins w:id="379" w:author="Wei [2]" w:date="2026-05-23T20:04:43Z">
        <w:r>
          <w:rPr>
            <w:rFonts w:hint="eastAsia"/>
            <w:lang w:val="en-US" w:eastAsia="zh-CN"/>
          </w:rPr>
          <w:t>时间是</w:t>
        </w:r>
      </w:ins>
      <w:ins w:id="380" w:author="Wei [2]" w:date="2026-05-23T16:05:38Z">
        <w:r>
          <w:rPr>
            <w:rFonts w:hint="eastAsia"/>
            <w:lang w:val="en-US" w:eastAsia="zh-CN"/>
          </w:rPr>
          <w:t>2</w:t>
        </w:r>
      </w:ins>
      <w:ins w:id="381" w:author="Wei [2]" w:date="2026-05-23T16:05:39Z">
        <w:r>
          <w:rPr>
            <w:rFonts w:hint="eastAsia"/>
            <w:lang w:val="en-US" w:eastAsia="zh-CN"/>
          </w:rPr>
          <w:t>019</w:t>
        </w:r>
      </w:ins>
      <w:ins w:id="382" w:author="Wei [2]" w:date="2026-05-23T16:05:40Z">
        <w:r>
          <w:rPr>
            <w:rFonts w:hint="eastAsia"/>
            <w:lang w:val="en-US" w:eastAsia="zh-CN"/>
          </w:rPr>
          <w:t>年</w:t>
        </w:r>
      </w:ins>
      <w:ins w:id="383" w:author="Wei [2]" w:date="2026-05-23T16:05:41Z">
        <w:r>
          <w:rPr>
            <w:rFonts w:hint="eastAsia"/>
            <w:lang w:val="en-US" w:eastAsia="zh-CN"/>
          </w:rPr>
          <w:t>5月</w:t>
        </w:r>
      </w:ins>
      <w:ins w:id="384" w:author="Wei [2]" w:date="2026-05-23T16:05:42Z">
        <w:r>
          <w:rPr>
            <w:rFonts w:hint="eastAsia"/>
            <w:lang w:val="en-US" w:eastAsia="zh-CN"/>
          </w:rPr>
          <w:t>16</w:t>
        </w:r>
      </w:ins>
      <w:ins w:id="385" w:author="Wei [2]" w:date="2026-05-23T16:05:43Z">
        <w:r>
          <w:rPr>
            <w:rFonts w:hint="eastAsia"/>
            <w:lang w:val="en-US" w:eastAsia="zh-CN"/>
          </w:rPr>
          <w:t>日，</w:t>
        </w:r>
      </w:ins>
      <w:ins w:id="386" w:author="Wei [2]" w:date="2026-05-23T16:05:45Z">
        <w:r>
          <w:rPr>
            <w:rFonts w:hint="eastAsia"/>
            <w:lang w:val="en-US" w:eastAsia="zh-CN"/>
          </w:rPr>
          <w:t>下同。</w:t>
        </w:r>
      </w:ins>
    </w:p>
  </w:footnote>
  <w:footnote w:id="71">
    <w:p w14:paraId="2B7C8375">
      <w:pPr>
        <w:pStyle w:val="8"/>
        <w:rPr>
          <w:szCs w:val="18"/>
        </w:rPr>
      </w:pPr>
      <w:r>
        <w:rPr>
          <w:rStyle w:val="17"/>
          <w:szCs w:val="18"/>
        </w:rPr>
        <w:footnoteRef/>
      </w:r>
      <w:r>
        <w:rPr>
          <w:szCs w:val="18"/>
        </w:rPr>
        <w:t xml:space="preserve"> </w:t>
      </w:r>
      <w:ins w:id="387" w:author="Wei" w:date="2025-05-22T20:30:00Z">
        <w:r>
          <w:rPr>
            <w:rFonts w:hint="eastAsia"/>
            <w:szCs w:val="18"/>
          </w:rPr>
          <w:t>以</w:t>
        </w:r>
      </w:ins>
      <w:ins w:id="388" w:author="Wei" w:date="2025-05-22T21:02:00Z">
        <w:r>
          <w:rPr>
            <w:rFonts w:hint="eastAsia"/>
            <w:szCs w:val="18"/>
          </w:rPr>
          <w:t>H市</w:t>
        </w:r>
      </w:ins>
      <w:r>
        <w:rPr>
          <w:rFonts w:hint="eastAsia"/>
          <w:szCs w:val="18"/>
        </w:rPr>
        <w:t>禹</w:t>
      </w:r>
      <w:del w:id="389" w:author="Wei" w:date="2025-05-22T20:30:00Z">
        <w:r>
          <w:rPr>
            <w:rFonts w:hint="eastAsia"/>
            <w:szCs w:val="18"/>
          </w:rPr>
          <w:delText>越</w:delText>
        </w:r>
      </w:del>
      <w:r>
        <w:rPr>
          <w:rFonts w:hint="eastAsia"/>
          <w:szCs w:val="18"/>
        </w:rPr>
        <w:t>镇</w:t>
      </w:r>
      <w:ins w:id="390" w:author="Wei" w:date="2025-05-22T20:30:00Z">
        <w:r>
          <w:rPr>
            <w:rFonts w:hint="eastAsia"/>
            <w:szCs w:val="18"/>
          </w:rPr>
          <w:t>为例，该</w:t>
        </w:r>
      </w:ins>
      <w:del w:id="391" w:author="Wei" w:date="2025-05-22T20:30:00Z">
        <w:r>
          <w:rPr>
            <w:rFonts w:hint="eastAsia"/>
            <w:szCs w:val="18"/>
          </w:rPr>
          <w:delText>全</w:delText>
        </w:r>
      </w:del>
      <w:r>
        <w:rPr>
          <w:rFonts w:hint="eastAsia"/>
          <w:szCs w:val="18"/>
        </w:rPr>
        <w:t>镇</w:t>
      </w:r>
      <w:ins w:id="392" w:author="Wei" w:date="2025-05-22T20:30:00Z">
        <w:r>
          <w:rPr>
            <w:rFonts w:hint="eastAsia"/>
            <w:szCs w:val="18"/>
          </w:rPr>
          <w:t>共</w:t>
        </w:r>
      </w:ins>
      <w:r>
        <w:rPr>
          <w:rFonts w:hint="eastAsia"/>
          <w:szCs w:val="18"/>
        </w:rPr>
        <w:t>20个村，</w:t>
      </w:r>
      <w:del w:id="393" w:author="Wei" w:date="2025-05-22T20:30:00Z">
        <w:r>
          <w:rPr>
            <w:rFonts w:hint="eastAsia"/>
            <w:szCs w:val="18"/>
          </w:rPr>
          <w:delText>该镇</w:delText>
        </w:r>
      </w:del>
      <w:r>
        <w:rPr>
          <w:rFonts w:hint="eastAsia"/>
          <w:szCs w:val="18"/>
        </w:rPr>
        <w:t>白河以南是农业村，村庄</w:t>
      </w:r>
      <w:del w:id="394" w:author="Wei [2]" w:date="2026-05-23T15:37:57Z">
        <w:r>
          <w:rPr>
            <w:rFonts w:hint="eastAsia"/>
            <w:szCs w:val="18"/>
          </w:rPr>
          <w:delText>因</w:delText>
        </w:r>
      </w:del>
      <w:r>
        <w:rPr>
          <w:rFonts w:hint="eastAsia"/>
          <w:szCs w:val="18"/>
        </w:rPr>
        <w:t>选举</w:t>
      </w:r>
      <w:del w:id="395" w:author="Wei [2]" w:date="2026-05-23T15:37:58Z">
        <w:r>
          <w:rPr>
            <w:rFonts w:hint="eastAsia"/>
            <w:szCs w:val="18"/>
          </w:rPr>
          <w:delText>而</w:delText>
        </w:r>
      </w:del>
      <w:ins w:id="396" w:author="Wei [2]" w:date="2026-05-23T15:38:05Z">
        <w:r>
          <w:rPr>
            <w:rFonts w:hint="eastAsia"/>
            <w:szCs w:val="18"/>
            <w:lang w:val="en-US" w:eastAsia="zh-CN"/>
          </w:rPr>
          <w:t>带来</w:t>
        </w:r>
      </w:ins>
      <w:ins w:id="397" w:author="Wei [2]" w:date="2026-05-23T15:38:10Z">
        <w:r>
          <w:rPr>
            <w:rFonts w:hint="eastAsia"/>
            <w:szCs w:val="18"/>
            <w:lang w:val="en-US" w:eastAsia="zh-CN"/>
          </w:rPr>
          <w:t>社会</w:t>
        </w:r>
      </w:ins>
      <w:del w:id="398" w:author="Wei [2]" w:date="2026-05-23T15:38:03Z">
        <w:r>
          <w:rPr>
            <w:rFonts w:hint="eastAsia"/>
            <w:szCs w:val="18"/>
          </w:rPr>
          <w:delText>造成</w:delText>
        </w:r>
      </w:del>
      <w:r>
        <w:rPr>
          <w:rFonts w:hint="eastAsia"/>
          <w:szCs w:val="18"/>
        </w:rPr>
        <w:t>派性积怨深厚；白河以北是工矿业村庄，村庄</w:t>
      </w:r>
      <w:ins w:id="399" w:author="Wei [2]" w:date="2026-05-23T15:38:21Z">
        <w:r>
          <w:rPr>
            <w:rFonts w:hint="eastAsia"/>
            <w:szCs w:val="18"/>
            <w:lang w:val="en-US" w:eastAsia="zh-CN"/>
          </w:rPr>
          <w:t>因</w:t>
        </w:r>
      </w:ins>
      <w:r>
        <w:rPr>
          <w:rFonts w:hint="eastAsia"/>
          <w:szCs w:val="18"/>
        </w:rPr>
        <w:t>利益密集</w:t>
      </w:r>
      <w:del w:id="400" w:author="Wei [2]" w:date="2026-05-23T15:38:25Z">
        <w:r>
          <w:rPr>
            <w:rFonts w:hint="eastAsia"/>
            <w:szCs w:val="18"/>
          </w:rPr>
          <w:delText>，</w:delText>
        </w:r>
      </w:del>
      <w:del w:id="401" w:author="Wei" w:date="2025-05-22T20:31:00Z">
        <w:r>
          <w:rPr>
            <w:rFonts w:hint="eastAsia"/>
            <w:szCs w:val="18"/>
          </w:rPr>
          <w:delText>想当村干部的人非常多，</w:delText>
        </w:r>
      </w:del>
      <w:r>
        <w:rPr>
          <w:rFonts w:hint="eastAsia"/>
          <w:szCs w:val="18"/>
        </w:rPr>
        <w:t>村</w:t>
      </w:r>
      <w:ins w:id="402" w:author="孙程姣" w:date="2026-05-11T10:56:00Z">
        <w:r>
          <w:rPr>
            <w:rFonts w:hint="eastAsia"/>
            <w:szCs w:val="18"/>
          </w:rPr>
          <w:t>“</w:t>
        </w:r>
      </w:ins>
      <w:r>
        <w:rPr>
          <w:rFonts w:hint="eastAsia"/>
          <w:szCs w:val="18"/>
        </w:rPr>
        <w:t>两委</w:t>
      </w:r>
      <w:ins w:id="403" w:author="孙程姣" w:date="2026-05-11T10:56:00Z">
        <w:r>
          <w:rPr>
            <w:rFonts w:hint="eastAsia"/>
            <w:szCs w:val="18"/>
          </w:rPr>
          <w:t>”</w:t>
        </w:r>
      </w:ins>
      <w:r>
        <w:rPr>
          <w:rFonts w:hint="eastAsia"/>
          <w:szCs w:val="18"/>
        </w:rPr>
        <w:t>选举竞争激烈，2006年该镇</w:t>
      </w:r>
      <w:del w:id="404" w:author="Wei" w:date="2025-05-22T20:31:00Z">
        <w:r>
          <w:rPr>
            <w:rFonts w:hint="eastAsia"/>
            <w:szCs w:val="18"/>
          </w:rPr>
          <w:delText>就</w:delText>
        </w:r>
      </w:del>
      <w:r>
        <w:rPr>
          <w:rFonts w:hint="eastAsia"/>
          <w:szCs w:val="18"/>
        </w:rPr>
        <w:t>出现</w:t>
      </w:r>
      <w:del w:id="405" w:author="Wei" w:date="2025-05-22T20:31:00Z">
        <w:r>
          <w:rPr>
            <w:rFonts w:hint="eastAsia"/>
            <w:szCs w:val="18"/>
          </w:rPr>
          <w:delText>了</w:delText>
        </w:r>
      </w:del>
      <w:r>
        <w:rPr>
          <w:rFonts w:hint="eastAsia"/>
          <w:szCs w:val="18"/>
        </w:rPr>
        <w:t>“</w:t>
      </w:r>
      <w:r>
        <w:rPr>
          <w:rFonts w:hint="eastAsia"/>
          <w:color w:val="000000"/>
          <w:szCs w:val="18"/>
        </w:rPr>
        <w:t>1400</w:t>
      </w:r>
      <w:r>
        <w:rPr>
          <w:rFonts w:hint="eastAsia"/>
          <w:szCs w:val="18"/>
        </w:rPr>
        <w:t>万元竞选</w:t>
      </w:r>
      <w:r>
        <w:rPr>
          <w:rFonts w:hint="eastAsia"/>
          <w:color w:val="000000"/>
          <w:szCs w:val="18"/>
        </w:rPr>
        <w:t>村主任</w:t>
      </w:r>
      <w:r>
        <w:rPr>
          <w:rFonts w:hint="eastAsia"/>
          <w:szCs w:val="18"/>
        </w:rPr>
        <w:t>”的事件。</w:t>
      </w:r>
    </w:p>
  </w:footnote>
  <w:footnote w:id="72">
    <w:p w14:paraId="47C84209">
      <w:pPr>
        <w:pStyle w:val="8"/>
      </w:pPr>
      <w:r>
        <w:rPr>
          <w:rStyle w:val="17"/>
        </w:rPr>
        <w:footnoteRef/>
      </w:r>
      <w:r>
        <w:t xml:space="preserve"> </w:t>
      </w:r>
      <w:r>
        <w:rPr>
          <w:rFonts w:hint="eastAsia"/>
        </w:rPr>
        <w:t>市委组织部牵头的八个联合审查部门分别是市纪委、公安局、</w:t>
      </w:r>
      <w:ins w:id="406" w:author="Wei [2]" w:date="2026-05-23T20:06:26Z">
        <w:r>
          <w:rPr>
            <w:rFonts w:hint="eastAsia"/>
            <w:lang w:val="en-US" w:eastAsia="zh-CN"/>
          </w:rPr>
          <w:t>卫健委</w:t>
        </w:r>
      </w:ins>
      <w:del w:id="407" w:author="Wei [2]" w:date="2026-05-23T20:06:25Z">
        <w:r>
          <w:rPr>
            <w:rFonts w:hint="eastAsia"/>
          </w:rPr>
          <w:delText>卫计局</w:delText>
        </w:r>
      </w:del>
      <w:r>
        <w:rPr>
          <w:rFonts w:hint="eastAsia"/>
        </w:rPr>
        <w:t>、国土局、环保局、信访局、法院、政法委，以上部门负责审查候选人的违法违纪、刑事处罚、违反政策、失信等问题。</w:t>
      </w:r>
    </w:p>
  </w:footnote>
  <w:footnote w:id="73">
    <w:p w14:paraId="49AF8DB0">
      <w:pPr>
        <w:pStyle w:val="8"/>
        <w:rPr>
          <w:ins w:id="408" w:author="孙程姣" w:date="2026-05-11T11:04:00Z"/>
          <w:rFonts w:hint="default" w:eastAsia="宋体"/>
          <w:lang w:val="en-US" w:eastAsia="zh-CN"/>
        </w:rPr>
      </w:pPr>
      <w:ins w:id="409" w:author="孙程姣" w:date="2026-05-11T11:04:00Z">
        <w:r>
          <w:rPr>
            <w:rStyle w:val="17"/>
          </w:rPr>
          <w:footnoteRef/>
        </w:r>
      </w:ins>
      <w:ins w:id="410" w:author="孙程姣" w:date="2026-05-11T11:04:00Z">
        <w:r>
          <w:rPr/>
          <w:t xml:space="preserve"> </w:t>
        </w:r>
      </w:ins>
      <w:ins w:id="411" w:author="孙程姣" w:date="2026-05-11T11:05:00Z">
        <w:r>
          <w:rPr>
            <w:rFonts w:hint="eastAsia"/>
          </w:rPr>
          <w:t>“</w:t>
        </w:r>
      </w:ins>
      <w:ins w:id="412" w:author="孙程姣" w:date="2026-05-11T11:04:00Z">
        <w:r>
          <w:rPr>
            <w:rFonts w:hint="eastAsia"/>
          </w:rPr>
          <w:t>一</w:t>
        </w:r>
      </w:ins>
      <w:ins w:id="413" w:author="孙程姣" w:date="2026-05-11T11:04:00Z">
        <w:del w:id="414" w:author="Wei [2]" w:date="2026-05-23T19:55:34Z">
          <w:r>
            <w:rPr>
              <w:rFonts w:hint="default"/>
              <w:lang w:val="en-US"/>
            </w:rPr>
            <w:delText>人</w:delText>
          </w:r>
        </w:del>
      </w:ins>
      <w:ins w:id="415" w:author="Wei [2]" w:date="2026-05-23T19:55:36Z">
        <w:r>
          <w:rPr>
            <w:rFonts w:hint="eastAsia"/>
            <w:lang w:val="en-US" w:eastAsia="zh-CN"/>
          </w:rPr>
          <w:t>事</w:t>
        </w:r>
      </w:ins>
      <w:ins w:id="416" w:author="孙程姣" w:date="2026-05-11T11:04:00Z">
        <w:r>
          <w:rPr>
            <w:rFonts w:hint="eastAsia"/>
          </w:rPr>
          <w:t>一报</w:t>
        </w:r>
      </w:ins>
      <w:ins w:id="417" w:author="孙程姣" w:date="2026-05-11T11:05:00Z">
        <w:r>
          <w:rPr>
            <w:rFonts w:hint="eastAsia"/>
          </w:rPr>
          <w:t>”</w:t>
        </w:r>
      </w:ins>
      <w:ins w:id="418" w:author="孙程姣" w:date="2026-05-11T11:06:00Z">
        <w:del w:id="419" w:author="Wei [2]" w:date="2026-05-23T19:55:39Z">
          <w:r>
            <w:rPr>
              <w:rFonts w:hint="eastAsia"/>
            </w:rPr>
            <w:delText>事项</w:delText>
          </w:r>
        </w:del>
      </w:ins>
      <w:ins w:id="420" w:author="Wei [2]" w:date="2026-05-23T16:00:08Z">
        <w:r>
          <w:rPr>
            <w:rFonts w:hint="eastAsia"/>
            <w:lang w:eastAsia="zh-CN"/>
          </w:rPr>
          <w:t>是</w:t>
        </w:r>
      </w:ins>
      <w:ins w:id="421" w:author="孙程姣" w:date="2026-05-11T11:05:00Z">
        <w:r>
          <w:rPr>
            <w:rFonts w:hint="eastAsia"/>
          </w:rPr>
          <w:t>指</w:t>
        </w:r>
      </w:ins>
      <w:ins w:id="422" w:author="孙程姣" w:date="2026-05-11T11:04:00Z">
        <w:r>
          <w:rPr>
            <w:rFonts w:hint="eastAsia"/>
          </w:rPr>
          <w:t>村干部本人无过错却因公而受到处罚的情形</w:t>
        </w:r>
      </w:ins>
      <w:ins w:id="423" w:author="孙程姣" w:date="2026-05-11T11:06:00Z">
        <w:r>
          <w:rPr>
            <w:rFonts w:hint="eastAsia"/>
          </w:rPr>
          <w:t>。</w:t>
        </w:r>
      </w:ins>
      <w:ins w:id="424" w:author="孙程姣" w:date="2026-05-11T11:04:00Z">
        <w:r>
          <w:rPr>
            <w:rFonts w:hint="eastAsia"/>
          </w:rPr>
          <w:t>例如</w:t>
        </w:r>
      </w:ins>
      <w:ins w:id="425" w:author="孙程姣" w:date="2026-05-11T11:06:00Z">
        <w:r>
          <w:rPr>
            <w:rFonts w:hint="eastAsia"/>
          </w:rPr>
          <w:t>，</w:t>
        </w:r>
      </w:ins>
      <w:ins w:id="426" w:author="孙程姣" w:date="2026-05-11T11:04:00Z">
        <w:r>
          <w:rPr>
            <w:rFonts w:hint="eastAsia"/>
          </w:rPr>
          <w:t>扶贫</w:t>
        </w:r>
      </w:ins>
      <w:ins w:id="427" w:author="孙程姣" w:date="2026-05-11T11:06:00Z">
        <w:r>
          <w:rPr>
            <w:rFonts w:hint="eastAsia"/>
          </w:rPr>
          <w:t>工作</w:t>
        </w:r>
      </w:ins>
      <w:ins w:id="428" w:author="孙程姣" w:date="2026-05-11T11:04:00Z">
        <w:r>
          <w:rPr>
            <w:rFonts w:hint="eastAsia"/>
          </w:rPr>
          <w:t>中被顶格处理的人；再如</w:t>
        </w:r>
      </w:ins>
      <w:ins w:id="429" w:author="Wei [2]" w:date="2026-05-23T18:53:33Z">
        <w:r>
          <w:rPr>
            <w:rFonts w:hint="eastAsia"/>
            <w:lang w:eastAsia="zh-CN"/>
          </w:rPr>
          <w:t>，</w:t>
        </w:r>
      </w:ins>
      <w:ins w:id="430" w:author="孙程姣" w:date="2026-05-11T11:04:00Z">
        <w:r>
          <w:rPr>
            <w:rFonts w:hint="eastAsia"/>
          </w:rPr>
          <w:t>超过55岁的候选人，因村里无合适候人选，根据</w:t>
        </w:r>
      </w:ins>
      <w:ins w:id="431" w:author="孙程姣" w:date="2026-05-11T11:06:00Z">
        <w:r>
          <w:rPr>
            <w:rFonts w:hint="eastAsia"/>
            <w:highlight w:val="yellow"/>
            <w:rPrChange w:id="432" w:author="孙程姣" w:date="2026-05-11T11:06:00Z">
              <w:rPr>
                <w:rFonts w:hint="eastAsia"/>
              </w:rPr>
            </w:rPrChange>
          </w:rPr>
          <w:t>“</w:t>
        </w:r>
      </w:ins>
      <w:ins w:id="433" w:author="孙程姣" w:date="2026-05-11T11:04:00Z">
        <w:r>
          <w:rPr>
            <w:rFonts w:hint="eastAsia"/>
            <w:highlight w:val="yellow"/>
            <w:rPrChange w:id="434" w:author="孙程姣" w:date="2026-05-11T11:06:00Z">
              <w:rPr>
                <w:rFonts w:hint="eastAsia"/>
              </w:rPr>
            </w:rPrChange>
          </w:rPr>
          <w:t>一</w:t>
        </w:r>
      </w:ins>
      <w:ins w:id="435" w:author="孙程姣" w:date="2026-05-11T11:04:00Z">
        <w:del w:id="436" w:author="Wei [2]" w:date="2026-05-23T19:55:43Z">
          <w:r>
            <w:rPr>
              <w:rFonts w:hint="default"/>
              <w:highlight w:val="yellow"/>
              <w:rPrChange w:id="437" w:author="孙程姣" w:date="2026-05-11T11:06:00Z">
                <w:rPr>
                  <w:rFonts w:hint="eastAsia"/>
                </w:rPr>
              </w:rPrChange>
            </w:rPr>
            <w:delText>事</w:delText>
          </w:r>
        </w:del>
      </w:ins>
      <w:ins w:id="440" w:author="Wei [2]" w:date="2026-05-23T19:55:44Z">
        <w:r>
          <w:rPr>
            <w:rFonts w:hint="eastAsia"/>
            <w:highlight w:val="yellow"/>
            <w:lang w:val="en-US" w:eastAsia="zh-CN"/>
          </w:rPr>
          <w:t>事</w:t>
        </w:r>
      </w:ins>
      <w:ins w:id="441" w:author="孙程姣" w:date="2026-05-11T11:04:00Z">
        <w:r>
          <w:rPr>
            <w:rFonts w:hint="eastAsia"/>
            <w:highlight w:val="yellow"/>
            <w:rPrChange w:id="442" w:author="孙程姣" w:date="2026-05-11T11:06:00Z">
              <w:rPr>
                <w:rFonts w:hint="eastAsia"/>
              </w:rPr>
            </w:rPrChange>
          </w:rPr>
          <w:t>一报</w:t>
        </w:r>
      </w:ins>
      <w:ins w:id="443" w:author="孙程姣" w:date="2026-05-11T11:06:00Z">
        <w:r>
          <w:rPr>
            <w:rFonts w:hint="eastAsia"/>
            <w:highlight w:val="yellow"/>
            <w:rPrChange w:id="444" w:author="孙程姣" w:date="2026-05-11T11:06:00Z">
              <w:rPr>
                <w:rFonts w:hint="eastAsia"/>
              </w:rPr>
            </w:rPrChange>
          </w:rPr>
          <w:t>”</w:t>
        </w:r>
      </w:ins>
      <w:ins w:id="445" w:author="孙程姣" w:date="2026-05-11T11:04:00Z">
        <w:r>
          <w:rPr>
            <w:rFonts w:hint="eastAsia"/>
          </w:rPr>
          <w:t>可再担任一届村</w:t>
        </w:r>
      </w:ins>
      <w:ins w:id="446" w:author="孙程姣" w:date="2026-05-11T11:06:00Z">
        <w:r>
          <w:rPr>
            <w:rFonts w:hint="eastAsia"/>
          </w:rPr>
          <w:t>“</w:t>
        </w:r>
      </w:ins>
      <w:ins w:id="447" w:author="孙程姣" w:date="2026-05-11T11:04:00Z">
        <w:r>
          <w:rPr>
            <w:rFonts w:hint="eastAsia"/>
          </w:rPr>
          <w:t>两委</w:t>
        </w:r>
      </w:ins>
      <w:ins w:id="448" w:author="孙程姣" w:date="2026-05-11T11:06:00Z">
        <w:r>
          <w:rPr>
            <w:rFonts w:hint="eastAsia"/>
          </w:rPr>
          <w:t>”</w:t>
        </w:r>
      </w:ins>
      <w:ins w:id="449" w:author="孙程姣" w:date="2026-05-11T11:04:00Z">
        <w:r>
          <w:rPr>
            <w:rFonts w:hint="eastAsia"/>
          </w:rPr>
          <w:t>负责人。</w:t>
        </w:r>
      </w:ins>
      <w:ins w:id="450" w:author="孙程姣" w:date="2026-05-11T11:06:00Z">
        <w:r>
          <w:rPr>
            <w:rFonts w:hint="eastAsia"/>
            <w:highlight w:val="yellow"/>
            <w:rPrChange w:id="451" w:author="孙程姣" w:date="2026-05-11T11:11:00Z">
              <w:rPr>
                <w:rFonts w:hint="eastAsia"/>
              </w:rPr>
            </w:rPrChange>
          </w:rPr>
          <w:t>【</w:t>
        </w:r>
      </w:ins>
      <w:ins w:id="452" w:author="孙程姣" w:date="2026-05-11T14:41:00Z">
        <w:r>
          <w:rPr>
            <w:rFonts w:hint="eastAsia"/>
            <w:highlight w:val="yellow"/>
          </w:rPr>
          <w:t>说明：</w:t>
        </w:r>
      </w:ins>
      <w:ins w:id="453" w:author="孙程姣" w:date="2026-05-11T11:06:00Z">
        <w:r>
          <w:rPr>
            <w:rFonts w:hint="eastAsia"/>
            <w:highlight w:val="yellow"/>
            <w:rPrChange w:id="454" w:author="孙程姣" w:date="2026-05-11T11:11:00Z">
              <w:rPr>
                <w:rFonts w:hint="eastAsia"/>
              </w:rPr>
            </w:rPrChange>
          </w:rPr>
          <w:t>一事一报与一人一报，是一</w:t>
        </w:r>
      </w:ins>
      <w:ins w:id="455" w:author="孙程姣" w:date="2026-05-11T11:07:00Z">
        <w:r>
          <w:rPr>
            <w:rFonts w:hint="eastAsia"/>
            <w:highlight w:val="yellow"/>
            <w:rPrChange w:id="456" w:author="孙程姣" w:date="2026-05-11T11:11:00Z">
              <w:rPr>
                <w:rFonts w:hint="eastAsia"/>
              </w:rPr>
            </w:rPrChange>
          </w:rPr>
          <w:t>个</w:t>
        </w:r>
      </w:ins>
      <w:ins w:id="457" w:author="孙程姣" w:date="2026-05-11T11:10:00Z">
        <w:r>
          <w:rPr>
            <w:rFonts w:hint="eastAsia"/>
            <w:highlight w:val="yellow"/>
            <w:rPrChange w:id="458" w:author="孙程姣" w:date="2026-05-11T11:11:00Z">
              <w:rPr>
                <w:rFonts w:hint="eastAsia"/>
              </w:rPr>
            </w:rPrChange>
          </w:rPr>
          <w:t>原则的不同表述吗？请魏老师把关。</w:t>
        </w:r>
      </w:ins>
      <w:ins w:id="459" w:author="孙程姣" w:date="2026-05-11T11:06:00Z">
        <w:r>
          <w:rPr>
            <w:rFonts w:hint="eastAsia"/>
            <w:highlight w:val="yellow"/>
            <w:rPrChange w:id="460" w:author="孙程姣" w:date="2026-05-11T11:11:00Z">
              <w:rPr>
                <w:rFonts w:hint="eastAsia"/>
              </w:rPr>
            </w:rPrChange>
          </w:rPr>
          <w:t>】</w:t>
        </w:r>
      </w:ins>
      <w:ins w:id="461" w:author="Wei [2]" w:date="2026-05-23T19:26:33Z">
        <w:r>
          <w:rPr>
            <w:rFonts w:hint="eastAsia"/>
            <w:highlight w:val="yellow"/>
            <w:lang w:val="en-US" w:eastAsia="zh-CN"/>
          </w:rPr>
          <w:t>作者</w:t>
        </w:r>
      </w:ins>
      <w:ins w:id="462" w:author="Wei [2]" w:date="2026-05-23T19:26:34Z">
        <w:r>
          <w:rPr>
            <w:rFonts w:hint="eastAsia"/>
            <w:highlight w:val="yellow"/>
            <w:lang w:val="en-US" w:eastAsia="zh-CN"/>
          </w:rPr>
          <w:t>：</w:t>
        </w:r>
      </w:ins>
      <w:ins w:id="463" w:author="Wei [2]" w:date="2026-05-23T16:01:07Z">
        <w:r>
          <w:rPr>
            <w:rFonts w:hint="eastAsia"/>
            <w:highlight w:val="yellow"/>
            <w:lang w:val="en-US" w:eastAsia="zh-CN"/>
          </w:rPr>
          <w:t>属于</w:t>
        </w:r>
      </w:ins>
      <w:ins w:id="464" w:author="Wei [2]" w:date="2026-05-23T16:01:08Z">
        <w:r>
          <w:rPr>
            <w:rFonts w:hint="eastAsia"/>
            <w:highlight w:val="yellow"/>
            <w:lang w:val="en-US" w:eastAsia="zh-CN"/>
          </w:rPr>
          <w:t>一个</w:t>
        </w:r>
      </w:ins>
      <w:ins w:id="465" w:author="Wei [2]" w:date="2026-05-23T16:01:09Z">
        <w:r>
          <w:rPr>
            <w:rFonts w:hint="eastAsia"/>
            <w:highlight w:val="yellow"/>
            <w:lang w:val="en-US" w:eastAsia="zh-CN"/>
          </w:rPr>
          <w:t>原则，为</w:t>
        </w:r>
      </w:ins>
      <w:ins w:id="466" w:author="Wei [2]" w:date="2026-05-23T16:01:14Z">
        <w:r>
          <w:rPr>
            <w:rFonts w:hint="eastAsia"/>
            <w:highlight w:val="yellow"/>
            <w:lang w:val="en-US" w:eastAsia="zh-CN"/>
          </w:rPr>
          <w:t>免</w:t>
        </w:r>
      </w:ins>
      <w:ins w:id="467" w:author="Wei [2]" w:date="2026-05-23T16:01:17Z">
        <w:r>
          <w:rPr>
            <w:rFonts w:hint="eastAsia"/>
            <w:highlight w:val="yellow"/>
            <w:lang w:val="en-US" w:eastAsia="zh-CN"/>
          </w:rPr>
          <w:t>混淆，</w:t>
        </w:r>
      </w:ins>
      <w:ins w:id="468" w:author="Wei [2]" w:date="2026-05-23T16:01:19Z">
        <w:r>
          <w:rPr>
            <w:rFonts w:hint="eastAsia"/>
            <w:highlight w:val="yellow"/>
            <w:lang w:val="en-US" w:eastAsia="zh-CN"/>
          </w:rPr>
          <w:t>已</w:t>
        </w:r>
      </w:ins>
      <w:ins w:id="469" w:author="Wei [2]" w:date="2026-05-23T16:01:20Z">
        <w:r>
          <w:rPr>
            <w:rFonts w:hint="eastAsia"/>
            <w:highlight w:val="yellow"/>
            <w:lang w:val="en-US" w:eastAsia="zh-CN"/>
          </w:rPr>
          <w:t>统一</w:t>
        </w:r>
      </w:ins>
      <w:ins w:id="470" w:author="Wei [2]" w:date="2026-05-23T16:01:21Z">
        <w:r>
          <w:rPr>
            <w:rFonts w:hint="eastAsia"/>
            <w:highlight w:val="yellow"/>
            <w:lang w:val="en-US" w:eastAsia="zh-CN"/>
          </w:rPr>
          <w:t>表述</w:t>
        </w:r>
      </w:ins>
      <w:ins w:id="471" w:author="Wei [2]" w:date="2026-05-23T16:01:22Z">
        <w:r>
          <w:rPr>
            <w:rFonts w:hint="eastAsia"/>
            <w:highlight w:val="yellow"/>
            <w:lang w:val="en-US" w:eastAsia="zh-CN"/>
          </w:rPr>
          <w:t>。</w:t>
        </w:r>
      </w:ins>
    </w:p>
  </w:footnote>
  <w:footnote w:id="74">
    <w:p w14:paraId="7BFCC139">
      <w:pPr>
        <w:pStyle w:val="8"/>
        <w:rPr>
          <w:del w:id="472" w:author="孙程姣" w:date="2026-05-11T11:04:00Z"/>
          <w:highlight w:val="yellow"/>
          <w:rPrChange w:id="473" w:author="孙程姣" w:date="2026-05-11T12:47:00Z">
            <w:rPr>
              <w:del w:id="474" w:author="孙程姣" w:date="2026-05-11T11:04:00Z"/>
            </w:rPr>
          </w:rPrChange>
        </w:rPr>
      </w:pPr>
      <w:del w:id="475" w:author="孙程姣" w:date="2026-05-11T11:04:00Z">
        <w:r>
          <w:rPr>
            <w:rStyle w:val="17"/>
            <w:highlight w:val="yellow"/>
            <w:rPrChange w:id="476" w:author="孙程姣" w:date="2026-05-11T12:47:00Z">
              <w:rPr>
                <w:rStyle w:val="17"/>
              </w:rPr>
            </w:rPrChange>
          </w:rPr>
          <w:footnoteRef/>
        </w:r>
      </w:del>
      <w:del w:id="477" w:author="孙程姣" w:date="2026-05-11T11:04:00Z">
        <w:r>
          <w:rPr>
            <w:highlight w:val="yellow"/>
            <w:rPrChange w:id="478" w:author="孙程姣" w:date="2026-05-11T12:47:00Z">
              <w:rPr/>
            </w:rPrChange>
          </w:rPr>
          <w:delText xml:space="preserve"> </w:delText>
        </w:r>
      </w:del>
      <w:del w:id="479" w:author="孙程姣" w:date="2026-05-11T11:04:00Z">
        <w:r>
          <w:rPr>
            <w:rFonts w:hint="eastAsia"/>
            <w:highlight w:val="yellow"/>
            <w:rPrChange w:id="480" w:author="孙程姣" w:date="2026-05-11T12:47:00Z">
              <w:rPr>
                <w:rFonts w:hint="eastAsia"/>
              </w:rPr>
            </w:rPrChange>
          </w:rPr>
          <w:delText>一人一报的适用情形主要有：村干部本</w:delText>
        </w:r>
      </w:del>
      <w:ins w:id="481" w:author="Wei" w:date="2025-05-22T20:38:00Z">
        <w:del w:id="482" w:author="孙程姣" w:date="2026-05-11T11:04:00Z">
          <w:r>
            <w:rPr>
              <w:rFonts w:hint="eastAsia"/>
              <w:highlight w:val="yellow"/>
              <w:rPrChange w:id="483" w:author="孙程姣" w:date="2026-05-11T12:47:00Z">
                <w:rPr>
                  <w:rFonts w:hint="eastAsia"/>
                </w:rPr>
              </w:rPrChange>
            </w:rPr>
            <w:delText>人</w:delText>
          </w:r>
        </w:del>
      </w:ins>
      <w:del w:id="484" w:author="孙程姣" w:date="2026-05-11T11:04:00Z">
        <w:r>
          <w:rPr>
            <w:rFonts w:hint="eastAsia"/>
            <w:highlight w:val="yellow"/>
            <w:rPrChange w:id="485" w:author="孙程姣" w:date="2026-05-11T12:47:00Z">
              <w:rPr>
                <w:rFonts w:hint="eastAsia"/>
              </w:rPr>
            </w:rPrChange>
          </w:rPr>
          <w:delText>文无过错却因公而受到处罚的情形，例如扶贫中被顶格处理的人；再如超过</w:delText>
        </w:r>
      </w:del>
      <w:del w:id="486" w:author="孙程姣" w:date="2026-05-11T11:04:00Z">
        <w:r>
          <w:rPr>
            <w:highlight w:val="yellow"/>
            <w:rPrChange w:id="487" w:author="孙程姣" w:date="2026-05-11T12:47:00Z">
              <w:rPr/>
            </w:rPrChange>
          </w:rPr>
          <w:delText>55</w:delText>
        </w:r>
      </w:del>
      <w:del w:id="488" w:author="孙程姣" w:date="2026-05-11T11:04:00Z">
        <w:r>
          <w:rPr>
            <w:rFonts w:hint="eastAsia"/>
            <w:highlight w:val="yellow"/>
            <w:rPrChange w:id="489" w:author="孙程姣" w:date="2026-05-11T12:47:00Z">
              <w:rPr>
                <w:rFonts w:hint="eastAsia"/>
              </w:rPr>
            </w:rPrChange>
          </w:rPr>
          <w:delText>岁的候选人，因村里无合适候人选，根据一事一报的情形，该人可再担任一届村两委负责人。</w:delText>
        </w:r>
      </w:del>
    </w:p>
  </w:footnote>
  <w:footnote w:id="75">
    <w:p w14:paraId="15B510E1">
      <w:pPr>
        <w:pStyle w:val="8"/>
        <w:rPr>
          <w:ins w:id="490" w:author="Wei" w:date="2025-05-22T21:21:00Z"/>
          <w:rFonts w:hint="default"/>
          <w:highlight w:val="yellow"/>
          <w:rPrChange w:id="491" w:author="孙程姣" w:date="2026-05-11T12:47:00Z">
            <w:rPr>
              <w:ins w:id="492" w:author="Wei" w:date="2025-05-22T21:21:00Z"/>
            </w:rPr>
          </w:rPrChange>
        </w:rPr>
      </w:pPr>
      <w:ins w:id="493" w:author="Wei" w:date="2025-05-22T21:21:00Z">
        <w:r>
          <w:rPr>
            <w:rStyle w:val="17"/>
            <w:highlight w:val="yellow"/>
            <w:rPrChange w:id="494" w:author="孙程姣" w:date="2026-05-11T12:47:00Z">
              <w:rPr>
                <w:rStyle w:val="17"/>
              </w:rPr>
            </w:rPrChange>
          </w:rPr>
          <w:footnoteRef/>
        </w:r>
      </w:ins>
      <w:ins w:id="495" w:author="Wei" w:date="2025-05-22T21:21:00Z">
        <w:r>
          <w:rPr>
            <w:highlight w:val="yellow"/>
            <w:rPrChange w:id="496" w:author="孙程姣" w:date="2026-05-11T12:47:00Z">
              <w:rPr/>
            </w:rPrChange>
          </w:rPr>
          <w:t xml:space="preserve"> </w:t>
        </w:r>
      </w:ins>
      <w:ins w:id="497" w:author="Wei" w:date="2025-05-22T21:21:00Z">
        <w:del w:id="498" w:author="Wei [2]" w:date="2026-05-23T16:07:40Z">
          <w:r>
            <w:rPr>
              <w:highlight w:val="yellow"/>
              <w:rPrChange w:id="499" w:author="孙程姣" w:date="2026-05-11T12:47:00Z">
                <w:rPr/>
              </w:rPrChange>
            </w:rPr>
            <w:delText>H</w:delText>
          </w:r>
        </w:del>
      </w:ins>
      <w:ins w:id="502" w:author="Wei" w:date="2025-05-22T21:21:00Z">
        <w:del w:id="503" w:author="Wei [2]" w:date="2026-05-23T16:07:40Z">
          <w:r>
            <w:rPr>
              <w:rFonts w:hint="eastAsia"/>
              <w:highlight w:val="yellow"/>
              <w:rPrChange w:id="504" w:author="孙程姣" w:date="2026-05-11T12:47:00Z">
                <w:rPr>
                  <w:rFonts w:hint="eastAsia"/>
                </w:rPr>
              </w:rPrChange>
            </w:rPr>
            <w:delText>市</w:delText>
          </w:r>
        </w:del>
      </w:ins>
      <w:ins w:id="507" w:author="Wei" w:date="2025-05-22T21:21:00Z">
        <w:r>
          <w:rPr>
            <w:rFonts w:hint="eastAsia"/>
            <w:highlight w:val="yellow"/>
            <w:rPrChange w:id="508" w:author="孙程姣" w:date="2026-05-11T12:47:00Z">
              <w:rPr>
                <w:rFonts w:hint="eastAsia"/>
              </w:rPr>
            </w:rPrChange>
          </w:rPr>
          <w:t>禹</w:t>
        </w:r>
      </w:ins>
      <w:ins w:id="509" w:author="Wei" w:date="2025-05-22T21:21:00Z">
        <w:del w:id="510" w:author="Wei [2]" w:date="2026-05-23T16:10:23Z">
          <w:r>
            <w:rPr>
              <w:rFonts w:hint="eastAsia"/>
              <w:highlight w:val="yellow"/>
              <w:rPrChange w:id="511" w:author="孙程姣" w:date="2026-05-11T12:47:00Z">
                <w:rPr>
                  <w:rFonts w:hint="eastAsia"/>
                </w:rPr>
              </w:rPrChange>
            </w:rPr>
            <w:delText>镇</w:delText>
          </w:r>
        </w:del>
      </w:ins>
      <w:ins w:id="514" w:author="Wei" w:date="2025-05-22T21:21:00Z">
        <w:del w:id="515" w:author="Wei [2]" w:date="2026-05-23T16:07:38Z">
          <w:r>
            <w:rPr>
              <w:rFonts w:hint="eastAsia"/>
              <w:highlight w:val="yellow"/>
              <w:rPrChange w:id="516" w:author="孙程姣" w:date="2026-05-11T12:47:00Z">
                <w:rPr>
                  <w:rFonts w:hint="eastAsia"/>
                </w:rPr>
              </w:rPrChange>
            </w:rPr>
            <w:delText>访谈资料，</w:delText>
          </w:r>
        </w:del>
      </w:ins>
      <w:ins w:id="519" w:author="Wei [2]" w:date="2026-05-23T15:59:21Z">
        <w:r>
          <w:rPr>
            <w:rFonts w:hint="eastAsia"/>
            <w:highlight w:val="yellow"/>
            <w:lang w:val="en-US" w:eastAsia="zh-CN"/>
          </w:rPr>
          <w:t>镇</w:t>
        </w:r>
      </w:ins>
      <w:ins w:id="520" w:author="Wei [2]" w:date="2026-05-23T15:59:33Z">
        <w:r>
          <w:rPr>
            <w:rFonts w:hint="eastAsia"/>
            <w:highlight w:val="yellow"/>
            <w:lang w:val="en-US" w:eastAsia="zh-CN"/>
          </w:rPr>
          <w:t>综治办</w:t>
        </w:r>
      </w:ins>
      <w:ins w:id="521" w:author="Wei [2]" w:date="2026-05-23T15:59:34Z">
        <w:r>
          <w:rPr>
            <w:rFonts w:hint="eastAsia"/>
            <w:highlight w:val="yellow"/>
            <w:lang w:val="en-US" w:eastAsia="zh-CN"/>
          </w:rPr>
          <w:t>主任，</w:t>
        </w:r>
      </w:ins>
      <w:ins w:id="522" w:author="Wei" w:date="2025-05-22T21:21:00Z">
        <w:del w:id="523" w:author="Wei [2]" w:date="2026-05-23T16:07:43Z">
          <w:r>
            <w:rPr>
              <w:rFonts w:hint="eastAsia"/>
              <w:highlight w:val="yellow"/>
              <w:rPrChange w:id="524" w:author="孙程姣" w:date="2026-05-11T12:47:00Z">
                <w:rPr>
                  <w:rFonts w:hint="eastAsia"/>
                </w:rPr>
              </w:rPrChange>
            </w:rPr>
            <w:delText>编</w:delText>
          </w:r>
        </w:del>
      </w:ins>
      <w:ins w:id="527" w:author="Wei" w:date="2025-05-22T21:21:00Z">
        <w:del w:id="528" w:author="Wei [2]" w:date="2026-05-23T16:07:43Z">
          <w:r>
            <w:rPr>
              <w:rFonts w:hint="eastAsia"/>
              <w:highlight w:val="yellow"/>
              <w:rPrChange w:id="529" w:author="孙程姣" w:date="2026-05-11T12:47:00Z">
                <w:rPr>
                  <w:rFonts w:hint="eastAsia"/>
                </w:rPr>
              </w:rPrChange>
            </w:rPr>
            <w:delText>号</w:delText>
          </w:r>
        </w:del>
      </w:ins>
      <w:ins w:id="532" w:author="Wei" w:date="2025-05-22T21:21:00Z">
        <w:r>
          <w:rPr>
            <w:color w:val="000000"/>
            <w:highlight w:val="yellow"/>
            <w:rPrChange w:id="533" w:author="孙程姣" w:date="2026-05-11T12:47:00Z">
              <w:rPr/>
            </w:rPrChange>
          </w:rPr>
          <w:t>2019</w:t>
        </w:r>
      </w:ins>
      <w:ins w:id="534" w:author="Wei [2]" w:date="2026-05-23T16:07:46Z">
        <w:r>
          <w:rPr>
            <w:rFonts w:hint="eastAsia"/>
            <w:color w:val="000000"/>
            <w:highlight w:val="yellow"/>
            <w:lang w:val="en-US" w:eastAsia="zh-CN"/>
          </w:rPr>
          <w:t>0</w:t>
        </w:r>
      </w:ins>
      <w:ins w:id="535" w:author="Wei" w:date="2025-05-22T21:21:00Z">
        <w:del w:id="536" w:author="Wei [2]" w:date="2026-05-23T15:59:41Z">
          <w:r>
            <w:rPr>
              <w:color w:val="000000"/>
              <w:highlight w:val="yellow"/>
              <w:rPrChange w:id="537" w:author="孙程姣" w:date="2026-05-11T12:47:00Z">
                <w:rPr/>
              </w:rPrChange>
            </w:rPr>
            <w:delText>0</w:delText>
          </w:r>
        </w:del>
      </w:ins>
      <w:ins w:id="540" w:author="Wei" w:date="2025-05-22T21:21:00Z">
        <w:r>
          <w:rPr>
            <w:color w:val="000000"/>
            <w:highlight w:val="yellow"/>
            <w:rPrChange w:id="541" w:author="孙程姣" w:date="2026-05-11T12:47:00Z">
              <w:rPr/>
            </w:rPrChange>
          </w:rPr>
          <w:t>513</w:t>
        </w:r>
      </w:ins>
      <w:ins w:id="542" w:author="Wei" w:date="2025-05-22T21:21:00Z">
        <w:r>
          <w:rPr>
            <w:rFonts w:hint="eastAsia"/>
            <w:highlight w:val="yellow"/>
            <w:rPrChange w:id="543" w:author="孙程姣" w:date="2026-05-11T12:47:00Z">
              <w:rPr>
                <w:rFonts w:hint="eastAsia"/>
              </w:rPr>
            </w:rPrChange>
          </w:rPr>
          <w:t>。</w:t>
        </w:r>
      </w:ins>
      <w:ins w:id="544" w:author="孙程姣" w:date="2026-05-11T12:47:00Z">
        <w:r>
          <w:rPr>
            <w:rFonts w:hint="eastAsia"/>
            <w:highlight w:val="yellow"/>
          </w:rPr>
          <w:t>【说明：所有</w:t>
        </w:r>
      </w:ins>
      <w:ins w:id="545" w:author="孙程姣" w:date="2026-05-11T12:48:00Z">
        <w:r>
          <w:rPr>
            <w:rFonts w:hint="eastAsia"/>
            <w:highlight w:val="yellow"/>
          </w:rPr>
          <w:t>访谈记录需要补充被访谈对象、访谈日期。如果原始材料中没有具体日期，可以模糊到月。</w:t>
        </w:r>
      </w:ins>
      <w:ins w:id="546" w:author="孙程姣" w:date="2026-05-11T12:47:00Z">
        <w:r>
          <w:rPr>
            <w:rFonts w:hint="eastAsia"/>
            <w:highlight w:val="yellow"/>
          </w:rPr>
          <w:t>】</w:t>
        </w:r>
      </w:ins>
      <w:ins w:id="547" w:author="Wei [2]" w:date="2026-05-23T19:25:50Z">
        <w:r>
          <w:rPr>
            <w:rFonts w:hint="eastAsia"/>
            <w:highlight w:val="yellow"/>
            <w:lang w:eastAsia="zh-CN"/>
          </w:rPr>
          <w:t>——</w:t>
        </w:r>
      </w:ins>
      <w:ins w:id="548" w:author="Wei [2]" w:date="2026-05-23T19:25:52Z">
        <w:r>
          <w:rPr>
            <w:rFonts w:hint="eastAsia"/>
            <w:highlight w:val="yellow"/>
            <w:lang w:val="en-US" w:eastAsia="zh-CN"/>
          </w:rPr>
          <w:t>已</w:t>
        </w:r>
      </w:ins>
      <w:ins w:id="549" w:author="Wei [2]" w:date="2026-05-23T19:25:57Z">
        <w:r>
          <w:rPr>
            <w:rFonts w:hint="eastAsia"/>
            <w:highlight w:val="yellow"/>
            <w:lang w:val="en-US" w:eastAsia="zh-CN"/>
          </w:rPr>
          <w:t>统一，</w:t>
        </w:r>
      </w:ins>
      <w:ins w:id="550" w:author="Wei [2]" w:date="2026-05-23T19:25:58Z">
        <w:r>
          <w:rPr>
            <w:rFonts w:hint="eastAsia"/>
            <w:highlight w:val="yellow"/>
            <w:lang w:val="en-US" w:eastAsia="zh-CN"/>
          </w:rPr>
          <w:t>并</w:t>
        </w:r>
      </w:ins>
      <w:ins w:id="551" w:author="Wei [2]" w:date="2026-05-23T19:25:59Z">
        <w:r>
          <w:rPr>
            <w:rFonts w:hint="eastAsia"/>
            <w:highlight w:val="yellow"/>
            <w:lang w:val="en-US" w:eastAsia="zh-CN"/>
          </w:rPr>
          <w:t>在</w:t>
        </w:r>
      </w:ins>
      <w:ins w:id="552" w:author="Wei [2]" w:date="2026-05-23T19:26:03Z">
        <w:r>
          <w:rPr>
            <w:rFonts w:hint="eastAsia"/>
            <w:highlight w:val="yellow"/>
            <w:lang w:val="en-US" w:eastAsia="zh-CN"/>
          </w:rPr>
          <w:t>第三部分</w:t>
        </w:r>
      </w:ins>
      <w:ins w:id="553" w:author="Wei [2]" w:date="2026-05-23T19:26:05Z">
        <w:r>
          <w:rPr>
            <w:rFonts w:hint="eastAsia"/>
            <w:highlight w:val="yellow"/>
            <w:lang w:val="en-US" w:eastAsia="zh-CN"/>
          </w:rPr>
          <w:t>引言</w:t>
        </w:r>
      </w:ins>
      <w:ins w:id="554" w:author="Wei [2]" w:date="2026-05-23T19:26:11Z">
        <w:r>
          <w:rPr>
            <w:rFonts w:hint="eastAsia"/>
            <w:highlight w:val="yellow"/>
            <w:lang w:val="en-US" w:eastAsia="zh-CN"/>
          </w:rPr>
          <w:t>首次</w:t>
        </w:r>
      </w:ins>
      <w:ins w:id="555" w:author="Wei [2]" w:date="2026-05-23T19:26:12Z">
        <w:r>
          <w:rPr>
            <w:rFonts w:hint="eastAsia"/>
            <w:highlight w:val="yellow"/>
            <w:lang w:val="en-US" w:eastAsia="zh-CN"/>
          </w:rPr>
          <w:t>提到</w:t>
        </w:r>
      </w:ins>
      <w:ins w:id="556" w:author="Wei [2]" w:date="2026-05-23T19:26:13Z">
        <w:r>
          <w:rPr>
            <w:rFonts w:hint="eastAsia"/>
            <w:highlight w:val="yellow"/>
            <w:lang w:val="en-US" w:eastAsia="zh-CN"/>
          </w:rPr>
          <w:t>案例</w:t>
        </w:r>
      </w:ins>
      <w:ins w:id="557" w:author="Wei [2]" w:date="2026-05-23T19:26:14Z">
        <w:r>
          <w:rPr>
            <w:rFonts w:hint="eastAsia"/>
            <w:highlight w:val="yellow"/>
            <w:lang w:val="en-US" w:eastAsia="zh-CN"/>
          </w:rPr>
          <w:t>点的</w:t>
        </w:r>
      </w:ins>
      <w:ins w:id="558" w:author="Wei [2]" w:date="2026-05-23T19:26:16Z">
        <w:r>
          <w:rPr>
            <w:rFonts w:hint="eastAsia"/>
            <w:highlight w:val="yellow"/>
            <w:lang w:val="en-US" w:eastAsia="zh-CN"/>
          </w:rPr>
          <w:t>时候</w:t>
        </w:r>
      </w:ins>
      <w:ins w:id="559" w:author="Wei [2]" w:date="2026-05-23T19:26:18Z">
        <w:r>
          <w:rPr>
            <w:rFonts w:hint="eastAsia"/>
            <w:highlight w:val="yellow"/>
            <w:lang w:val="en-US" w:eastAsia="zh-CN"/>
          </w:rPr>
          <w:t>加</w:t>
        </w:r>
      </w:ins>
      <w:ins w:id="560" w:author="Wei [2]" w:date="2026-05-23T19:26:19Z">
        <w:r>
          <w:rPr>
            <w:rFonts w:hint="eastAsia"/>
            <w:highlight w:val="yellow"/>
            <w:lang w:val="en-US" w:eastAsia="zh-CN"/>
          </w:rPr>
          <w:t>注释</w:t>
        </w:r>
      </w:ins>
      <w:ins w:id="561" w:author="Wei [2]" w:date="2026-05-23T19:26:21Z">
        <w:r>
          <w:rPr>
            <w:rFonts w:hint="eastAsia"/>
            <w:highlight w:val="yellow"/>
            <w:lang w:val="en-US" w:eastAsia="zh-CN"/>
          </w:rPr>
          <w:t>说明。</w:t>
        </w:r>
      </w:ins>
    </w:p>
  </w:footnote>
  <w:footnote w:id="76">
    <w:p w14:paraId="77C33C19">
      <w:pPr>
        <w:pStyle w:val="8"/>
      </w:pPr>
      <w:ins w:id="562" w:author="Wei" w:date="2025-05-22T21:20:00Z">
        <w:r>
          <w:rPr>
            <w:rStyle w:val="17"/>
            <w:highlight w:val="yellow"/>
            <w:rPrChange w:id="563" w:author="孙程姣" w:date="2026-05-11T12:47:00Z">
              <w:rPr>
                <w:rStyle w:val="17"/>
              </w:rPr>
            </w:rPrChange>
          </w:rPr>
          <w:footnoteRef/>
        </w:r>
      </w:ins>
      <w:ins w:id="564" w:author="Wei" w:date="2025-05-22T21:20:00Z">
        <w:r>
          <w:rPr>
            <w:highlight w:val="yellow"/>
            <w:rPrChange w:id="565" w:author="孙程姣" w:date="2026-05-11T12:47:00Z">
              <w:rPr/>
            </w:rPrChange>
          </w:rPr>
          <w:t xml:space="preserve"> </w:t>
        </w:r>
      </w:ins>
      <w:ins w:id="566" w:author="Wei [2]" w:date="2026-05-23T16:10:36Z">
        <w:r>
          <w:rPr>
            <w:rFonts w:hint="eastAsia"/>
            <w:highlight w:val="yellow"/>
          </w:rPr>
          <w:t>禹</w:t>
        </w:r>
      </w:ins>
      <w:ins w:id="567" w:author="Wei [2]" w:date="2026-05-23T16:10:36Z">
        <w:r>
          <w:rPr>
            <w:rFonts w:hint="eastAsia"/>
            <w:highlight w:val="yellow"/>
            <w:lang w:val="en-US" w:eastAsia="zh-CN"/>
          </w:rPr>
          <w:t>镇综治办主任，</w:t>
        </w:r>
      </w:ins>
      <w:ins w:id="568" w:author="Wei [2]" w:date="2026-05-23T16:10:36Z">
        <w:r>
          <w:rPr>
            <w:color w:val="000000"/>
            <w:highlight w:val="yellow"/>
          </w:rPr>
          <w:t>2019</w:t>
        </w:r>
      </w:ins>
      <w:ins w:id="569" w:author="Wei [2]" w:date="2026-05-23T16:10:36Z">
        <w:r>
          <w:rPr>
            <w:rFonts w:hint="eastAsia"/>
            <w:color w:val="000000"/>
            <w:highlight w:val="yellow"/>
            <w:lang w:val="en-US" w:eastAsia="zh-CN"/>
          </w:rPr>
          <w:t>0</w:t>
        </w:r>
      </w:ins>
      <w:ins w:id="570" w:author="Wei [2]" w:date="2026-05-23T16:10:36Z">
        <w:r>
          <w:rPr>
            <w:color w:val="000000"/>
            <w:highlight w:val="yellow"/>
          </w:rPr>
          <w:t>513</w:t>
        </w:r>
      </w:ins>
      <w:ins w:id="571" w:author="Wei [2]" w:date="2026-05-23T16:10:36Z">
        <w:r>
          <w:rPr>
            <w:rFonts w:hint="eastAsia"/>
            <w:highlight w:val="yellow"/>
          </w:rPr>
          <w:t>。</w:t>
        </w:r>
      </w:ins>
      <w:ins w:id="572" w:author="Wei" w:date="2025-05-22T21:21:00Z">
        <w:del w:id="573" w:author="Wei [2]" w:date="2026-05-23T16:10:40Z">
          <w:r>
            <w:rPr>
              <w:highlight w:val="yellow"/>
              <w:rPrChange w:id="574" w:author="孙程姣" w:date="2026-05-11T12:47:00Z">
                <w:rPr/>
              </w:rPrChange>
            </w:rPr>
            <w:delText>H</w:delText>
          </w:r>
        </w:del>
      </w:ins>
      <w:ins w:id="577" w:author="Wei" w:date="2025-05-22T21:21:00Z">
        <w:del w:id="578" w:author="Wei [2]" w:date="2026-05-23T16:10:40Z">
          <w:r>
            <w:rPr>
              <w:rFonts w:hint="eastAsia"/>
              <w:highlight w:val="yellow"/>
              <w:rPrChange w:id="579" w:author="孙程姣" w:date="2026-05-11T12:47:00Z">
                <w:rPr>
                  <w:rFonts w:hint="eastAsia"/>
                </w:rPr>
              </w:rPrChange>
            </w:rPr>
            <w:delText>市禹镇访谈资料，编号</w:delText>
          </w:r>
        </w:del>
      </w:ins>
      <w:ins w:id="582" w:author="Wei" w:date="2025-05-22T21:21:00Z">
        <w:del w:id="583" w:author="Wei [2]" w:date="2026-05-23T16:10:40Z">
          <w:r>
            <w:rPr>
              <w:color w:val="000000"/>
              <w:highlight w:val="yellow"/>
              <w:rPrChange w:id="584" w:author="孙程姣" w:date="2026-05-11T12:47:00Z">
                <w:rPr/>
              </w:rPrChange>
            </w:rPr>
            <w:delText>20190513</w:delText>
          </w:r>
        </w:del>
      </w:ins>
      <w:ins w:id="587" w:author="Wei" w:date="2025-05-22T21:21:00Z">
        <w:del w:id="588" w:author="Wei [2]" w:date="2026-05-23T16:10:40Z">
          <w:r>
            <w:rPr>
              <w:rFonts w:hint="eastAsia"/>
              <w:highlight w:val="yellow"/>
              <w:rPrChange w:id="589" w:author="孙程姣" w:date="2026-05-11T12:47:00Z">
                <w:rPr>
                  <w:rFonts w:hint="eastAsia"/>
                </w:rPr>
              </w:rPrChange>
            </w:rPr>
            <w:delText>。</w:delText>
          </w:r>
        </w:del>
      </w:ins>
    </w:p>
  </w:footnote>
  <w:footnote w:id="77">
    <w:p w14:paraId="0C21B630">
      <w:pPr>
        <w:pStyle w:val="8"/>
        <w:rPr>
          <w:ins w:id="592" w:author="Wei [2]" w:date="2026-05-23T16:43:21Z"/>
        </w:rPr>
      </w:pPr>
      <w:ins w:id="593" w:author="Wei [2]" w:date="2026-05-23T16:43:21Z">
        <w:r>
          <w:rPr>
            <w:rStyle w:val="17"/>
            <w:highlight w:val="yellow"/>
          </w:rPr>
          <w:footnoteRef/>
        </w:r>
      </w:ins>
      <w:ins w:id="594" w:author="Wei [2]" w:date="2026-05-23T16:43:21Z">
        <w:r>
          <w:rPr>
            <w:highlight w:val="yellow"/>
          </w:rPr>
          <w:t xml:space="preserve"> </w:t>
        </w:r>
      </w:ins>
      <w:ins w:id="595" w:author="Wei [2]" w:date="2026-05-23T16:43:21Z">
        <w:r>
          <w:rPr>
            <w:rFonts w:hint="eastAsia"/>
            <w:highlight w:val="yellow"/>
          </w:rPr>
          <w:t>禹</w:t>
        </w:r>
      </w:ins>
      <w:ins w:id="596" w:author="Wei [2]" w:date="2026-05-23T16:43:21Z">
        <w:r>
          <w:rPr>
            <w:rFonts w:hint="eastAsia"/>
            <w:highlight w:val="yellow"/>
            <w:lang w:val="en-US" w:eastAsia="zh-CN"/>
          </w:rPr>
          <w:t>镇综治办主任，</w:t>
        </w:r>
      </w:ins>
      <w:ins w:id="597" w:author="Wei [2]" w:date="2026-05-23T16:43:21Z">
        <w:r>
          <w:rPr>
            <w:color w:val="000000"/>
            <w:highlight w:val="yellow"/>
          </w:rPr>
          <w:t>2019</w:t>
        </w:r>
      </w:ins>
      <w:ins w:id="598" w:author="Wei [2]" w:date="2026-05-23T16:43:21Z">
        <w:r>
          <w:rPr>
            <w:rFonts w:hint="eastAsia"/>
            <w:color w:val="000000"/>
            <w:highlight w:val="yellow"/>
            <w:lang w:val="en-US" w:eastAsia="zh-CN"/>
          </w:rPr>
          <w:t>0</w:t>
        </w:r>
      </w:ins>
      <w:ins w:id="599" w:author="Wei [2]" w:date="2026-05-23T16:43:21Z">
        <w:r>
          <w:rPr>
            <w:color w:val="000000"/>
            <w:highlight w:val="yellow"/>
          </w:rPr>
          <w:t>513</w:t>
        </w:r>
      </w:ins>
      <w:ins w:id="600" w:author="Wei [2]" w:date="2026-05-23T16:43:21Z">
        <w:r>
          <w:rPr>
            <w:rFonts w:hint="eastAsia"/>
            <w:highlight w:val="yellow"/>
          </w:rPr>
          <w:t>。</w:t>
        </w:r>
      </w:ins>
    </w:p>
  </w:footnote>
  <w:footnote w:id="78">
    <w:p w14:paraId="755971CF">
      <w:pPr>
        <w:pStyle w:val="8"/>
      </w:pPr>
      <w:ins w:id="601" w:author="Wei" w:date="2025-05-22T21:19:00Z">
        <w:r>
          <w:rPr>
            <w:rStyle w:val="17"/>
          </w:rPr>
          <w:footnoteRef/>
        </w:r>
      </w:ins>
      <w:ins w:id="602" w:author="Wei [2]" w:date="2026-05-23T19:25:27Z">
        <w:r>
          <w:rPr>
            <w:rFonts w:hint="eastAsia"/>
            <w:lang w:val="en-US" w:eastAsia="zh-CN"/>
          </w:rPr>
          <w:t xml:space="preserve"> </w:t>
        </w:r>
      </w:ins>
      <w:ins w:id="603" w:author="Wei" w:date="2025-05-22T21:19:00Z">
        <w:del w:id="604" w:author="Wei [2]" w:date="2026-05-23T19:25:26Z">
          <w:r>
            <w:rPr/>
            <w:delText xml:space="preserve"> </w:delText>
          </w:r>
        </w:del>
      </w:ins>
      <w:ins w:id="605" w:author="Wei" w:date="2025-05-22T21:20:00Z">
        <w:del w:id="606" w:author="Wei [2]" w:date="2026-05-23T19:25:26Z">
          <w:r>
            <w:rPr>
              <w:rFonts w:hint="eastAsia"/>
              <w:highlight w:val="yellow"/>
              <w:rPrChange w:id="607" w:author="孙程姣" w:date="2026-05-11T12:50:00Z">
                <w:rPr>
                  <w:rFonts w:hint="eastAsia"/>
                </w:rPr>
              </w:rPrChange>
            </w:rPr>
            <w:delText>访谈资料：</w:delText>
          </w:r>
        </w:del>
      </w:ins>
      <w:ins w:id="610" w:author="Wei" w:date="2025-05-22T21:19:00Z">
        <w:r>
          <w:rPr>
            <w:rFonts w:hint="eastAsia"/>
            <w:highlight w:val="yellow"/>
            <w:rPrChange w:id="611" w:author="孙程姣" w:date="2026-05-11T12:50:00Z">
              <w:rPr>
                <w:rFonts w:hint="eastAsia"/>
              </w:rPr>
            </w:rPrChange>
          </w:rPr>
          <w:t>禹镇纪委书记，</w:t>
        </w:r>
      </w:ins>
      <w:ins w:id="612" w:author="Wei" w:date="2025-05-22T21:20:00Z">
        <w:del w:id="613" w:author="Wei [2]" w:date="2026-05-23T19:25:32Z">
          <w:r>
            <w:rPr>
              <w:rFonts w:hint="eastAsia"/>
              <w:highlight w:val="yellow"/>
              <w:rPrChange w:id="614" w:author="孙程姣" w:date="2026-05-11T12:50:00Z">
                <w:rPr>
                  <w:rFonts w:hint="eastAsia"/>
                </w:rPr>
              </w:rPrChange>
            </w:rPr>
            <w:delText>编</w:delText>
          </w:r>
        </w:del>
      </w:ins>
      <w:ins w:id="617" w:author="Wei" w:date="2025-05-22T21:20:00Z">
        <w:del w:id="618" w:author="Wei [2]" w:date="2026-05-23T19:25:32Z">
          <w:r>
            <w:rPr>
              <w:rFonts w:hint="eastAsia"/>
              <w:highlight w:val="yellow"/>
              <w:rPrChange w:id="619" w:author="孙程姣" w:date="2026-05-11T12:50:00Z">
                <w:rPr>
                  <w:rFonts w:hint="eastAsia"/>
                </w:rPr>
              </w:rPrChange>
            </w:rPr>
            <w:delText>号</w:delText>
          </w:r>
        </w:del>
      </w:ins>
      <w:ins w:id="622" w:author="Wei" w:date="2025-05-22T21:19:00Z">
        <w:r>
          <w:rPr>
            <w:color w:val="000000"/>
            <w:highlight w:val="yellow"/>
            <w:rPrChange w:id="623" w:author="孙程姣" w:date="2026-05-11T12:50:00Z">
              <w:rPr/>
            </w:rPrChange>
          </w:rPr>
          <w:t>20190516</w:t>
        </w:r>
      </w:ins>
      <w:ins w:id="624" w:author="Wei" w:date="2025-05-22T21:19:00Z">
        <w:r>
          <w:rPr>
            <w:rFonts w:hint="eastAsia"/>
            <w:highlight w:val="yellow"/>
            <w:rPrChange w:id="625" w:author="孙程姣" w:date="2026-05-11T12:50:00Z">
              <w:rPr>
                <w:rFonts w:hint="eastAsia"/>
              </w:rPr>
            </w:rPrChange>
          </w:rPr>
          <w:t>。</w:t>
        </w:r>
      </w:ins>
    </w:p>
  </w:footnote>
  <w:footnote w:id="79">
    <w:p w14:paraId="1D0C142E">
      <w:pPr>
        <w:pStyle w:val="8"/>
      </w:pPr>
      <w:r>
        <w:rPr>
          <w:rStyle w:val="17"/>
        </w:rPr>
        <w:footnoteRef/>
      </w:r>
      <w:r>
        <w:t xml:space="preserve"> </w:t>
      </w:r>
      <w:ins w:id="626" w:author="孙程姣" w:date="2026-05-11T11:36:00Z">
        <w:r>
          <w:rPr>
            <w:rFonts w:hint="eastAsia"/>
            <w:szCs w:val="18"/>
          </w:rPr>
          <w:t>《</w:t>
        </w:r>
      </w:ins>
      <w:ins w:id="627" w:author="孙程姣" w:date="2026-05-11T11:36:00Z">
        <w:r>
          <w:rPr>
            <w:rFonts w:hint="eastAsia"/>
            <w:color w:val="000000"/>
            <w:szCs w:val="18"/>
          </w:rPr>
          <w:t>习近平</w:t>
        </w:r>
      </w:ins>
      <w:ins w:id="628" w:author="孙程姣" w:date="2026-05-11T11:36:00Z">
        <w:r>
          <w:rPr>
            <w:rFonts w:hint="eastAsia"/>
            <w:szCs w:val="18"/>
          </w:rPr>
          <w:t>在中央人大工作会议上发表重要讲话》（2021年10月14日），新华网，</w:t>
        </w:r>
      </w:ins>
      <w:ins w:id="629" w:author="孙程姣" w:date="2026-05-11T11:36:00Z">
        <w:r>
          <w:rPr/>
          <w:t>http://www.news.cn/politics/leaders/</w:t>
        </w:r>
      </w:ins>
      <w:ins w:id="630" w:author="孙程姣" w:date="2026-05-11T11:36:00Z">
        <w:r>
          <w:rPr>
            <w:color w:val="000000"/>
          </w:rPr>
          <w:t>2021-10/14</w:t>
        </w:r>
      </w:ins>
      <w:ins w:id="631" w:author="孙程姣" w:date="2026-05-11T11:36:00Z">
        <w:r>
          <w:rPr/>
          <w:t>/c_1127956955.htm</w:t>
        </w:r>
      </w:ins>
      <w:ins w:id="632" w:author="孙程姣" w:date="2026-05-11T11:36:00Z">
        <w:r>
          <w:rPr>
            <w:rFonts w:hint="eastAsia"/>
          </w:rPr>
          <w:t>，最后浏览日期：</w:t>
        </w:r>
      </w:ins>
      <w:ins w:id="633" w:author="孙程姣" w:date="2026-05-11T11:36:00Z">
        <w:r>
          <w:rPr/>
          <w:t>2026</w:t>
        </w:r>
      </w:ins>
      <w:ins w:id="634" w:author="孙程姣" w:date="2026-05-11T11:36:00Z">
        <w:r>
          <w:rPr>
            <w:rFonts w:hint="eastAsia"/>
            <w:szCs w:val="18"/>
          </w:rPr>
          <w:t>年5月7日。</w:t>
        </w:r>
      </w:ins>
      <w:del w:id="635" w:author="孙程姣" w:date="2026-05-11T11:36:00Z">
        <w:r>
          <w:rPr>
            <w:rFonts w:hint="eastAsia"/>
          </w:rPr>
          <w:delText>习近平在中央人大工作会议上发表重要讲话http://www.news.cn/politics/leaders/2021-10/14/c_1127956955.htm</w:delText>
        </w:r>
      </w:del>
    </w:p>
  </w:footnote>
  <w:footnote w:id="80">
    <w:p w14:paraId="3C2E6354">
      <w:pPr>
        <w:pStyle w:val="8"/>
        <w:rPr>
          <w:szCs w:val="18"/>
        </w:rPr>
      </w:pPr>
      <w:r>
        <w:rPr>
          <w:rStyle w:val="17"/>
          <w:szCs w:val="18"/>
        </w:rPr>
        <w:footnoteRef/>
      </w:r>
      <w:r>
        <w:rPr>
          <w:szCs w:val="18"/>
        </w:rPr>
        <w:t xml:space="preserve"> </w:t>
      </w:r>
      <w:ins w:id="636" w:author="孙程姣" w:date="2026-05-11T12:50:00Z">
        <w:r>
          <w:rPr>
            <w:rFonts w:hint="eastAsia"/>
            <w:szCs w:val="18"/>
          </w:rPr>
          <w:t>参见</w:t>
        </w:r>
      </w:ins>
      <w:r>
        <w:rPr>
          <w:rFonts w:hint="eastAsia"/>
          <w:szCs w:val="18"/>
        </w:rPr>
        <w:t>[美]罗伯特·A</w:t>
      </w:r>
      <w:ins w:id="637" w:author="孙程姣" w:date="2026-05-11T12:50:00Z">
        <w:r>
          <w:rPr>
            <w:rFonts w:hint="eastAsia"/>
            <w:szCs w:val="18"/>
          </w:rPr>
          <w:t>.</w:t>
        </w:r>
      </w:ins>
      <w:del w:id="638" w:author="孙程姣" w:date="2026-05-11T12:50:00Z">
        <w:r>
          <w:rPr>
            <w:rFonts w:hint="eastAsia"/>
            <w:szCs w:val="18"/>
          </w:rPr>
          <w:delText>·</w:delText>
        </w:r>
      </w:del>
      <w:r>
        <w:rPr>
          <w:rFonts w:hint="eastAsia"/>
          <w:szCs w:val="18"/>
        </w:rPr>
        <w:t>达尔：《民主及其批评者》，</w:t>
      </w:r>
      <w:del w:id="639" w:author="孙程姣" w:date="2026-05-11T12:50:00Z">
        <w:r>
          <w:rPr>
            <w:rFonts w:hint="eastAsia"/>
            <w:szCs w:val="18"/>
          </w:rPr>
          <w:delText>曹海军、佟德志译，欧阳景根校，中国人民大学出版社，2016年版，</w:delText>
        </w:r>
      </w:del>
      <w:r>
        <w:rPr>
          <w:rFonts w:hint="eastAsia"/>
          <w:szCs w:val="18"/>
        </w:rPr>
        <w:t>第176</w:t>
      </w:r>
      <w:ins w:id="640" w:author="孙程姣" w:date="2026-05-11T12:50:00Z">
        <w:r>
          <w:rPr>
            <w:rFonts w:hint="eastAsia"/>
            <w:szCs w:val="18"/>
          </w:rPr>
          <w:t>—</w:t>
        </w:r>
      </w:ins>
      <w:del w:id="641" w:author="孙程姣" w:date="2026-05-11T12:50:00Z">
        <w:r>
          <w:rPr>
            <w:rFonts w:hint="eastAsia"/>
            <w:szCs w:val="18"/>
          </w:rPr>
          <w:delText>-</w:delText>
        </w:r>
      </w:del>
      <w:r>
        <w:rPr>
          <w:rFonts w:hint="eastAsia"/>
          <w:szCs w:val="18"/>
        </w:rPr>
        <w:t>195页；马华：《村治实验：中国农村基层民主的发展样态及逻辑》，《中国社会科学》2018年第5期。</w:t>
      </w:r>
    </w:p>
  </w:footnote>
  <w:footnote w:id="81">
    <w:p w14:paraId="0A1B2AB0">
      <w:pPr>
        <w:pStyle w:val="8"/>
        <w:rPr>
          <w:rFonts w:hint="default" w:eastAsia="宋体"/>
          <w:szCs w:val="18"/>
          <w:lang w:val="en-US" w:eastAsia="zh-CN"/>
        </w:rPr>
      </w:pPr>
      <w:r>
        <w:rPr>
          <w:rStyle w:val="17"/>
          <w:szCs w:val="18"/>
          <w:highlight w:val="yellow"/>
          <w:rPrChange w:id="642" w:author="孙程姣" w:date="2026-05-11T12:50:00Z">
            <w:rPr>
              <w:rStyle w:val="17"/>
              <w:szCs w:val="18"/>
            </w:rPr>
          </w:rPrChange>
        </w:rPr>
        <w:footnoteRef/>
      </w:r>
      <w:r>
        <w:rPr>
          <w:szCs w:val="18"/>
          <w:highlight w:val="yellow"/>
          <w:rPrChange w:id="643" w:author="孙程姣" w:date="2026-05-11T12:50:00Z">
            <w:rPr>
              <w:szCs w:val="18"/>
            </w:rPr>
          </w:rPrChange>
        </w:rPr>
        <w:t xml:space="preserve"> </w:t>
      </w:r>
      <w:r>
        <w:rPr>
          <w:rFonts w:hint="eastAsia"/>
          <w:szCs w:val="18"/>
          <w:highlight w:val="yellow"/>
          <w:rPrChange w:id="644" w:author="孙程姣" w:date="2026-05-11T12:50:00Z">
            <w:rPr>
              <w:rFonts w:hint="eastAsia"/>
              <w:szCs w:val="18"/>
            </w:rPr>
          </w:rPrChange>
        </w:rPr>
        <w:t>制度与结构变迁研究课题组：《作为制度运作和制度变迁方式的变通》</w:t>
      </w:r>
      <w:ins w:id="645" w:author="孙程姣" w:date="2026-05-11T12:57:00Z">
        <w:r>
          <w:rPr>
            <w:rFonts w:hint="eastAsia"/>
            <w:szCs w:val="18"/>
            <w:highlight w:val="yellow"/>
          </w:rPr>
          <w:t>，《</w:t>
        </w:r>
      </w:ins>
      <w:del w:id="646" w:author="孙程姣" w:date="2026-05-11T12:57:00Z">
        <w:r>
          <w:rPr>
            <w:rFonts w:hint="eastAsia"/>
            <w:szCs w:val="18"/>
            <w:highlight w:val="yellow"/>
            <w:rPrChange w:id="647" w:author="孙程姣" w:date="2026-05-11T12:50:00Z">
              <w:rPr>
                <w:rFonts w:hint="eastAsia"/>
                <w:szCs w:val="18"/>
              </w:rPr>
            </w:rPrChange>
          </w:rPr>
          <w:delText>，</w:delText>
        </w:r>
      </w:del>
      <w:del w:id="648" w:author="孙程姣" w:date="2026-05-11T12:57:00Z">
        <w:r>
          <w:rPr>
            <w:szCs w:val="18"/>
            <w:highlight w:val="yellow"/>
            <w:rPrChange w:id="649" w:author="孙程姣" w:date="2026-05-11T12:50:00Z">
              <w:rPr>
                <w:szCs w:val="18"/>
              </w:rPr>
            </w:rPrChange>
          </w:rPr>
          <w:delText xml:space="preserve"> </w:delText>
        </w:r>
      </w:del>
      <w:del w:id="650" w:author="孙程姣" w:date="2026-05-11T12:57:00Z">
        <w:r>
          <w:rPr>
            <w:rFonts w:hint="eastAsia"/>
            <w:szCs w:val="18"/>
            <w:highlight w:val="yellow"/>
            <w:rPrChange w:id="651" w:author="孙程姣" w:date="2026-05-11T12:50:00Z">
              <w:rPr>
                <w:rFonts w:hint="eastAsia"/>
                <w:szCs w:val="18"/>
              </w:rPr>
            </w:rPrChange>
          </w:rPr>
          <w:delText>《</w:delText>
        </w:r>
      </w:del>
      <w:r>
        <w:rPr>
          <w:rFonts w:hint="eastAsia"/>
          <w:szCs w:val="18"/>
          <w:highlight w:val="yellow"/>
          <w:rPrChange w:id="652" w:author="孙程姣" w:date="2026-05-11T12:50:00Z">
            <w:rPr>
              <w:rFonts w:hint="eastAsia"/>
              <w:szCs w:val="18"/>
            </w:rPr>
          </w:rPrChange>
        </w:rPr>
        <w:t>中国社会科学季刊》（香港）</w:t>
      </w:r>
      <w:r>
        <w:rPr>
          <w:szCs w:val="18"/>
          <w:highlight w:val="yellow"/>
          <w:rPrChange w:id="653" w:author="孙程姣" w:date="2026-05-11T12:50:00Z">
            <w:rPr>
              <w:szCs w:val="18"/>
            </w:rPr>
          </w:rPrChange>
        </w:rPr>
        <w:t>1997</w:t>
      </w:r>
      <w:r>
        <w:rPr>
          <w:rFonts w:hint="eastAsia"/>
          <w:szCs w:val="18"/>
          <w:highlight w:val="yellow"/>
          <w:rPrChange w:id="654" w:author="孙程姣" w:date="2026-05-11T12:50:00Z">
            <w:rPr>
              <w:rFonts w:hint="eastAsia"/>
              <w:szCs w:val="18"/>
            </w:rPr>
          </w:rPrChange>
        </w:rPr>
        <w:t>年冬季卷（总</w:t>
      </w:r>
      <w:r>
        <w:rPr>
          <w:szCs w:val="18"/>
          <w:highlight w:val="yellow"/>
          <w:rPrChange w:id="655" w:author="孙程姣" w:date="2026-05-11T12:50:00Z">
            <w:rPr>
              <w:szCs w:val="18"/>
            </w:rPr>
          </w:rPrChange>
        </w:rPr>
        <w:t>21</w:t>
      </w:r>
      <w:r>
        <w:rPr>
          <w:rFonts w:hint="eastAsia"/>
          <w:szCs w:val="18"/>
          <w:highlight w:val="yellow"/>
          <w:rPrChange w:id="656" w:author="孙程姣" w:date="2026-05-11T12:50:00Z">
            <w:rPr>
              <w:rFonts w:hint="eastAsia"/>
              <w:szCs w:val="18"/>
            </w:rPr>
          </w:rPrChange>
        </w:rPr>
        <w:t>期）</w:t>
      </w:r>
      <w:ins w:id="657" w:author="Wei [2]" w:date="2026-05-23T19:23:38Z">
        <w:r>
          <w:rPr>
            <w:rFonts w:hint="eastAsia"/>
            <w:szCs w:val="18"/>
            <w:highlight w:val="yellow"/>
            <w:lang w:eastAsia="zh-CN"/>
          </w:rPr>
          <w:t>；</w:t>
        </w:r>
      </w:ins>
      <w:del w:id="658" w:author="Wei [2]" w:date="2026-05-23T19:23:37Z">
        <w:r>
          <w:rPr>
            <w:rFonts w:hint="eastAsia"/>
            <w:szCs w:val="18"/>
            <w:highlight w:val="yellow"/>
            <w:rPrChange w:id="659" w:author="孙程姣" w:date="2026-05-11T12:50:00Z">
              <w:rPr>
                <w:rFonts w:hint="eastAsia"/>
                <w:szCs w:val="18"/>
              </w:rPr>
            </w:rPrChange>
          </w:rPr>
          <w:delText>。</w:delText>
        </w:r>
      </w:del>
      <w:ins w:id="661" w:author="Wei [2]" w:date="2026-05-23T19:23:25Z">
        <w:r>
          <w:rPr>
            <w:rFonts w:hint="eastAsia"/>
            <w:szCs w:val="18"/>
            <w:highlight w:val="yellow"/>
          </w:rPr>
          <w:t>徐建牛</w:t>
        </w:r>
      </w:ins>
      <w:ins w:id="662" w:author="Wei [2]" w:date="2026-05-23T19:24:05Z">
        <w:r>
          <w:rPr>
            <w:rFonts w:hint="eastAsia"/>
            <w:szCs w:val="18"/>
            <w:highlight w:val="yellow"/>
            <w:lang w:eastAsia="zh-CN"/>
          </w:rPr>
          <w:t>、</w:t>
        </w:r>
      </w:ins>
      <w:ins w:id="663" w:author="Wei [2]" w:date="2026-05-23T19:23:25Z">
        <w:r>
          <w:rPr>
            <w:rFonts w:hint="eastAsia"/>
            <w:szCs w:val="18"/>
            <w:highlight w:val="yellow"/>
          </w:rPr>
          <w:t>施高键</w:t>
        </w:r>
      </w:ins>
      <w:ins w:id="664" w:author="Wei [2]" w:date="2026-05-23T19:24:07Z">
        <w:r>
          <w:rPr>
            <w:rFonts w:hint="eastAsia"/>
            <w:szCs w:val="18"/>
            <w:highlight w:val="yellow"/>
            <w:lang w:eastAsia="zh-CN"/>
          </w:rPr>
          <w:t>：</w:t>
        </w:r>
      </w:ins>
      <w:ins w:id="665" w:author="Wei [2]" w:date="2026-05-23T19:24:11Z">
        <w:r>
          <w:rPr>
            <w:rFonts w:hint="eastAsia"/>
            <w:szCs w:val="18"/>
            <w:highlight w:val="yellow"/>
            <w:lang w:eastAsia="zh-CN"/>
          </w:rPr>
          <w:t>《</w:t>
        </w:r>
      </w:ins>
      <w:ins w:id="666" w:author="Wei [2]" w:date="2026-05-23T19:24:15Z">
        <w:r>
          <w:rPr>
            <w:rFonts w:hint="eastAsia"/>
            <w:szCs w:val="18"/>
            <w:highlight w:val="yellow"/>
          </w:rPr>
          <w:t>相机执行：一个基于情境理性的基层政府政策执行分析框架</w:t>
        </w:r>
      </w:ins>
      <w:ins w:id="667" w:author="Wei [2]" w:date="2026-05-23T19:24:11Z">
        <w:r>
          <w:rPr>
            <w:rFonts w:hint="eastAsia"/>
            <w:szCs w:val="18"/>
            <w:highlight w:val="yellow"/>
            <w:lang w:eastAsia="zh-CN"/>
          </w:rPr>
          <w:t>》</w:t>
        </w:r>
      </w:ins>
      <w:ins w:id="668" w:author="Wei [2]" w:date="2026-05-23T19:24:18Z">
        <w:r>
          <w:rPr>
            <w:rFonts w:hint="eastAsia"/>
            <w:szCs w:val="18"/>
            <w:highlight w:val="yellow"/>
            <w:lang w:eastAsia="zh-CN"/>
          </w:rPr>
          <w:t>，</w:t>
        </w:r>
      </w:ins>
      <w:ins w:id="669" w:author="Wei [2]" w:date="2026-05-23T19:24:19Z">
        <w:r>
          <w:rPr>
            <w:rFonts w:hint="eastAsia"/>
            <w:szCs w:val="18"/>
            <w:highlight w:val="yellow"/>
            <w:lang w:eastAsia="zh-CN"/>
          </w:rPr>
          <w:t>《</w:t>
        </w:r>
      </w:ins>
      <w:ins w:id="670" w:author="Wei [2]" w:date="2026-05-23T19:24:22Z">
        <w:r>
          <w:rPr>
            <w:rFonts w:hint="eastAsia"/>
            <w:szCs w:val="18"/>
            <w:highlight w:val="yellow"/>
          </w:rPr>
          <w:t>公共行政评论</w:t>
        </w:r>
      </w:ins>
      <w:ins w:id="671" w:author="Wei [2]" w:date="2026-05-23T19:24:19Z">
        <w:r>
          <w:rPr>
            <w:rFonts w:hint="eastAsia"/>
            <w:szCs w:val="18"/>
            <w:highlight w:val="yellow"/>
            <w:lang w:eastAsia="zh-CN"/>
          </w:rPr>
          <w:t>》</w:t>
        </w:r>
      </w:ins>
      <w:ins w:id="672" w:author="Wei [2]" w:date="2026-05-23T19:23:25Z">
        <w:r>
          <w:rPr>
            <w:rFonts w:hint="eastAsia"/>
            <w:szCs w:val="18"/>
            <w:highlight w:val="yellow"/>
          </w:rPr>
          <w:t>2021</w:t>
        </w:r>
      </w:ins>
      <w:ins w:id="673" w:author="Wei [2]" w:date="2026-05-23T19:24:28Z">
        <w:r>
          <w:rPr>
            <w:rFonts w:hint="eastAsia"/>
            <w:szCs w:val="18"/>
            <w:highlight w:val="yellow"/>
            <w:lang w:val="en-US" w:eastAsia="zh-CN"/>
          </w:rPr>
          <w:t>年</w:t>
        </w:r>
      </w:ins>
      <w:ins w:id="674" w:author="Wei [2]" w:date="2026-05-23T19:24:29Z">
        <w:r>
          <w:rPr>
            <w:rFonts w:hint="eastAsia"/>
            <w:szCs w:val="18"/>
            <w:highlight w:val="yellow"/>
            <w:lang w:val="en-US" w:eastAsia="zh-CN"/>
          </w:rPr>
          <w:t>第</w:t>
        </w:r>
      </w:ins>
      <w:ins w:id="675" w:author="Wei [2]" w:date="2026-05-23T19:23:25Z">
        <w:r>
          <w:rPr>
            <w:rFonts w:hint="eastAsia"/>
            <w:szCs w:val="18"/>
            <w:highlight w:val="yellow"/>
          </w:rPr>
          <w:t>6</w:t>
        </w:r>
      </w:ins>
      <w:ins w:id="676" w:author="Wei [2]" w:date="2026-05-23T19:24:32Z">
        <w:r>
          <w:rPr>
            <w:rFonts w:hint="eastAsia"/>
            <w:szCs w:val="18"/>
            <w:highlight w:val="yellow"/>
            <w:lang w:val="en-US" w:eastAsia="zh-CN"/>
          </w:rPr>
          <w:t>期。</w:t>
        </w:r>
      </w:ins>
    </w:p>
  </w:footnote>
  <w:footnote w:id="82">
    <w:p w14:paraId="6790B080">
      <w:pPr>
        <w:pStyle w:val="8"/>
        <w:rPr>
          <w:ins w:id="677" w:author="Wei" w:date="2025-05-22T21:13:00Z"/>
          <w:highlight w:val="yellow"/>
          <w:rPrChange w:id="678" w:author="孙程姣" w:date="2026-05-11T12:50:00Z">
            <w:rPr>
              <w:ins w:id="679" w:author="Wei" w:date="2025-05-22T21:13:00Z"/>
            </w:rPr>
          </w:rPrChange>
        </w:rPr>
      </w:pPr>
      <w:ins w:id="680" w:author="Wei" w:date="2025-05-22T21:13:00Z">
        <w:r>
          <w:rPr>
            <w:rStyle w:val="17"/>
            <w:highlight w:val="yellow"/>
            <w:rPrChange w:id="681" w:author="孙程姣" w:date="2026-05-11T12:50:00Z">
              <w:rPr>
                <w:rStyle w:val="17"/>
              </w:rPr>
            </w:rPrChange>
          </w:rPr>
          <w:footnoteRef/>
        </w:r>
      </w:ins>
      <w:ins w:id="682" w:author="Wei" w:date="2025-05-22T21:13:00Z">
        <w:r>
          <w:rPr>
            <w:highlight w:val="yellow"/>
            <w:rPrChange w:id="683" w:author="孙程姣" w:date="2026-05-11T12:50:00Z">
              <w:rPr/>
            </w:rPrChange>
          </w:rPr>
          <w:t xml:space="preserve"> H</w:t>
        </w:r>
      </w:ins>
      <w:ins w:id="684" w:author="Wei" w:date="2025-05-22T21:13:00Z">
        <w:r>
          <w:rPr>
            <w:rFonts w:hint="eastAsia"/>
            <w:color w:val="000000"/>
            <w:highlight w:val="yellow"/>
            <w:rPrChange w:id="685" w:author="孙程姣" w:date="2026-05-11T12:50:00Z">
              <w:rPr>
                <w:rFonts w:hint="eastAsia"/>
              </w:rPr>
            </w:rPrChange>
          </w:rPr>
          <w:t>市市委</w:t>
        </w:r>
      </w:ins>
      <w:ins w:id="686" w:author="Wei" w:date="2025-05-22T21:13:00Z">
        <w:r>
          <w:rPr>
            <w:rFonts w:hint="eastAsia"/>
            <w:highlight w:val="yellow"/>
            <w:rPrChange w:id="687" w:author="孙程姣" w:date="2026-05-11T12:50:00Z">
              <w:rPr>
                <w:rFonts w:hint="eastAsia"/>
              </w:rPr>
            </w:rPrChange>
          </w:rPr>
          <w:t>组织部</w:t>
        </w:r>
      </w:ins>
      <w:ins w:id="688" w:author="Wei" w:date="2025-05-22T21:13:00Z">
        <w:del w:id="689" w:author="Wei [2]" w:date="2026-05-23T17:10:19Z">
          <w:r>
            <w:rPr>
              <w:rFonts w:hint="default"/>
              <w:highlight w:val="yellow"/>
              <w:rPrChange w:id="690" w:author="孙程姣" w:date="2026-05-11T12:50:00Z">
                <w:rPr>
                  <w:rFonts w:hint="eastAsia"/>
                </w:rPr>
              </w:rPrChange>
            </w:rPr>
            <w:delText>访谈</w:delText>
          </w:r>
        </w:del>
      </w:ins>
      <w:ins w:id="693" w:author="Wei" w:date="2025-05-22T21:20:00Z">
        <w:del w:id="694" w:author="Wei [2]" w:date="2026-05-23T17:10:19Z">
          <w:r>
            <w:rPr>
              <w:rFonts w:hint="default"/>
              <w:highlight w:val="yellow"/>
              <w:rPrChange w:id="695" w:author="孙程姣" w:date="2026-05-11T12:50:00Z">
                <w:rPr>
                  <w:rFonts w:hint="eastAsia"/>
                </w:rPr>
              </w:rPrChange>
            </w:rPr>
            <w:delText>资料</w:delText>
          </w:r>
        </w:del>
      </w:ins>
      <w:ins w:id="698" w:author="Wei [2]" w:date="2026-05-23T17:10:19Z">
        <w:r>
          <w:rPr>
            <w:rFonts w:hint="eastAsia"/>
            <w:highlight w:val="yellow"/>
            <w:lang w:eastAsia="zh-CN"/>
          </w:rPr>
          <w:t>工作</w:t>
        </w:r>
      </w:ins>
      <w:ins w:id="699" w:author="Wei [2]" w:date="2026-05-23T17:10:20Z">
        <w:r>
          <w:rPr>
            <w:rFonts w:hint="eastAsia"/>
            <w:highlight w:val="yellow"/>
            <w:lang w:val="en-US" w:eastAsia="zh-CN"/>
          </w:rPr>
          <w:t>人员</w:t>
        </w:r>
      </w:ins>
      <w:ins w:id="700" w:author="Wei" w:date="2025-05-22T21:13:00Z">
        <w:r>
          <w:rPr>
            <w:rFonts w:hint="eastAsia"/>
            <w:highlight w:val="yellow"/>
            <w:rPrChange w:id="701" w:author="孙程姣" w:date="2026-05-11T12:50:00Z">
              <w:rPr>
                <w:rFonts w:hint="eastAsia"/>
              </w:rPr>
            </w:rPrChange>
          </w:rPr>
          <w:t>，</w:t>
        </w:r>
      </w:ins>
      <w:ins w:id="702" w:author="Wei" w:date="2025-05-22T21:13:00Z">
        <w:del w:id="703" w:author="Wei [2]" w:date="2026-05-23T19:25:11Z">
          <w:r>
            <w:rPr>
              <w:rFonts w:hint="eastAsia"/>
              <w:highlight w:val="yellow"/>
              <w:rPrChange w:id="704" w:author="孙程姣" w:date="2026-05-11T12:50:00Z">
                <w:rPr>
                  <w:rFonts w:hint="eastAsia"/>
                </w:rPr>
              </w:rPrChange>
            </w:rPr>
            <w:delText>编</w:delText>
          </w:r>
        </w:del>
      </w:ins>
      <w:ins w:id="707" w:author="Wei" w:date="2025-05-22T21:13:00Z">
        <w:del w:id="708" w:author="Wei [2]" w:date="2026-05-23T19:25:10Z">
          <w:r>
            <w:rPr>
              <w:rFonts w:hint="eastAsia"/>
              <w:highlight w:val="yellow"/>
              <w:rPrChange w:id="709" w:author="孙程姣" w:date="2026-05-11T12:50:00Z">
                <w:rPr>
                  <w:rFonts w:hint="eastAsia"/>
                </w:rPr>
              </w:rPrChange>
            </w:rPr>
            <w:delText>号</w:delText>
          </w:r>
        </w:del>
      </w:ins>
      <w:ins w:id="712" w:author="Wei" w:date="2025-05-22T21:13:00Z">
        <w:r>
          <w:rPr>
            <w:color w:val="000000"/>
            <w:highlight w:val="yellow"/>
            <w:rPrChange w:id="713" w:author="孙程姣" w:date="2026-05-11T12:50:00Z">
              <w:rPr/>
            </w:rPrChange>
          </w:rPr>
          <w:t>20190518</w:t>
        </w:r>
      </w:ins>
      <w:ins w:id="714" w:author="Wei" w:date="2025-05-22T21:13:00Z">
        <w:del w:id="715" w:author="Wei [2]" w:date="2026-05-23T17:10:29Z">
          <w:r>
            <w:rPr>
              <w:color w:val="000000"/>
              <w:highlight w:val="yellow"/>
              <w:rPrChange w:id="716" w:author="孙程姣" w:date="2026-05-11T12:50:00Z">
                <w:rPr/>
              </w:rPrChange>
            </w:rPr>
            <w:delText>0</w:delText>
          </w:r>
        </w:del>
      </w:ins>
      <w:ins w:id="719" w:author="Wei" w:date="2025-05-22T21:13:00Z">
        <w:del w:id="720" w:author="Wei [2]" w:date="2026-05-23T17:10:29Z">
          <w:r>
            <w:rPr>
              <w:color w:val="000000"/>
              <w:highlight w:val="yellow"/>
              <w:rPrChange w:id="721" w:author="孙程姣" w:date="2026-05-11T12:50:00Z">
                <w:rPr/>
              </w:rPrChange>
            </w:rPr>
            <w:delText>1</w:delText>
          </w:r>
        </w:del>
      </w:ins>
      <w:ins w:id="724" w:author="Wei" w:date="2025-05-22T21:13:00Z">
        <w:r>
          <w:rPr>
            <w:rFonts w:hint="eastAsia"/>
            <w:highlight w:val="yellow"/>
            <w:rPrChange w:id="725" w:author="孙程姣" w:date="2026-05-11T12:50:00Z">
              <w:rPr>
                <w:rFonts w:hint="eastAsia"/>
              </w:rPr>
            </w:rPrChange>
          </w:rPr>
          <w:t>。</w:t>
        </w:r>
      </w:ins>
    </w:p>
  </w:footnote>
  <w:footnote w:id="83">
    <w:p w14:paraId="38D465B8">
      <w:pPr>
        <w:pStyle w:val="8"/>
      </w:pPr>
      <w:ins w:id="726" w:author="Wei" w:date="2025-05-22T21:12:00Z">
        <w:r>
          <w:rPr>
            <w:rStyle w:val="17"/>
            <w:highlight w:val="yellow"/>
            <w:rPrChange w:id="727" w:author="孙程姣" w:date="2026-05-11T12:50:00Z">
              <w:rPr>
                <w:rStyle w:val="17"/>
              </w:rPr>
            </w:rPrChange>
          </w:rPr>
          <w:footnoteRef/>
        </w:r>
      </w:ins>
      <w:ins w:id="728" w:author="Wei" w:date="2025-05-22T21:12:00Z">
        <w:r>
          <w:rPr>
            <w:highlight w:val="yellow"/>
            <w:rPrChange w:id="729" w:author="孙程姣" w:date="2026-05-11T12:50:00Z">
              <w:rPr/>
            </w:rPrChange>
          </w:rPr>
          <w:t xml:space="preserve"> H</w:t>
        </w:r>
      </w:ins>
      <w:ins w:id="730" w:author="Wei" w:date="2025-05-22T21:12:00Z">
        <w:r>
          <w:rPr>
            <w:rFonts w:hint="eastAsia"/>
            <w:color w:val="000000"/>
            <w:highlight w:val="yellow"/>
            <w:rPrChange w:id="731" w:author="孙程姣" w:date="2026-05-11T12:50:00Z">
              <w:rPr>
                <w:rFonts w:hint="eastAsia"/>
              </w:rPr>
            </w:rPrChange>
          </w:rPr>
          <w:t>市市委</w:t>
        </w:r>
      </w:ins>
      <w:ins w:id="732" w:author="Wei" w:date="2025-05-22T21:12:00Z">
        <w:r>
          <w:rPr>
            <w:rFonts w:hint="eastAsia"/>
            <w:highlight w:val="yellow"/>
            <w:rPrChange w:id="733" w:author="孙程姣" w:date="2026-05-11T12:50:00Z">
              <w:rPr>
                <w:rFonts w:hint="eastAsia"/>
              </w:rPr>
            </w:rPrChange>
          </w:rPr>
          <w:t>组织部</w:t>
        </w:r>
      </w:ins>
      <w:ins w:id="734" w:author="Wei" w:date="2025-05-22T21:12:00Z">
        <w:del w:id="735" w:author="Wei [2]" w:date="2026-05-23T17:10:23Z">
          <w:r>
            <w:rPr>
              <w:rFonts w:hint="default"/>
              <w:highlight w:val="yellow"/>
              <w:rPrChange w:id="736" w:author="孙程姣" w:date="2026-05-11T12:50:00Z">
                <w:rPr>
                  <w:rFonts w:hint="eastAsia"/>
                </w:rPr>
              </w:rPrChange>
            </w:rPr>
            <w:delText>访谈</w:delText>
          </w:r>
        </w:del>
      </w:ins>
      <w:ins w:id="739" w:author="Wei" w:date="2025-05-22T21:20:00Z">
        <w:del w:id="740" w:author="Wei [2]" w:date="2026-05-23T17:10:23Z">
          <w:r>
            <w:rPr>
              <w:rFonts w:hint="default"/>
              <w:highlight w:val="yellow"/>
              <w:rPrChange w:id="741" w:author="孙程姣" w:date="2026-05-11T12:50:00Z">
                <w:rPr>
                  <w:rFonts w:hint="eastAsia"/>
                </w:rPr>
              </w:rPrChange>
            </w:rPr>
            <w:delText>资料</w:delText>
          </w:r>
        </w:del>
      </w:ins>
      <w:ins w:id="744" w:author="Wei [2]" w:date="2026-05-23T17:10:24Z">
        <w:r>
          <w:rPr>
            <w:rFonts w:hint="eastAsia"/>
            <w:highlight w:val="yellow"/>
            <w:lang w:eastAsia="zh-CN"/>
          </w:rPr>
          <w:t>工作</w:t>
        </w:r>
      </w:ins>
      <w:ins w:id="745" w:author="Wei [2]" w:date="2026-05-23T17:10:25Z">
        <w:r>
          <w:rPr>
            <w:rFonts w:hint="eastAsia"/>
            <w:highlight w:val="yellow"/>
            <w:lang w:val="en-US" w:eastAsia="zh-CN"/>
          </w:rPr>
          <w:t>人员</w:t>
        </w:r>
      </w:ins>
      <w:ins w:id="746" w:author="Wei" w:date="2025-05-22T21:12:00Z">
        <w:r>
          <w:rPr>
            <w:rFonts w:hint="eastAsia"/>
            <w:highlight w:val="yellow"/>
            <w:rPrChange w:id="747" w:author="孙程姣" w:date="2026-05-11T12:50:00Z">
              <w:rPr>
                <w:rFonts w:hint="eastAsia"/>
              </w:rPr>
            </w:rPrChange>
          </w:rPr>
          <w:t>，</w:t>
        </w:r>
      </w:ins>
      <w:ins w:id="748" w:author="Wei" w:date="2025-05-22T21:12:00Z">
        <w:del w:id="749" w:author="Wei [2]" w:date="2026-05-23T19:25:14Z">
          <w:r>
            <w:rPr>
              <w:rFonts w:hint="eastAsia"/>
              <w:highlight w:val="yellow"/>
              <w:rPrChange w:id="750" w:author="孙程姣" w:date="2026-05-11T12:50:00Z">
                <w:rPr>
                  <w:rFonts w:hint="eastAsia"/>
                </w:rPr>
              </w:rPrChange>
            </w:rPr>
            <w:delText>编</w:delText>
          </w:r>
        </w:del>
      </w:ins>
      <w:ins w:id="753" w:author="Wei" w:date="2025-05-22T21:12:00Z">
        <w:del w:id="754" w:author="Wei [2]" w:date="2026-05-23T19:25:13Z">
          <w:r>
            <w:rPr>
              <w:rFonts w:hint="eastAsia"/>
              <w:highlight w:val="yellow"/>
              <w:rPrChange w:id="755" w:author="孙程姣" w:date="2026-05-11T12:50:00Z">
                <w:rPr>
                  <w:rFonts w:hint="eastAsia"/>
                </w:rPr>
              </w:rPrChange>
            </w:rPr>
            <w:delText>号</w:delText>
          </w:r>
        </w:del>
      </w:ins>
      <w:ins w:id="758" w:author="Wei" w:date="2025-05-22T21:12:00Z">
        <w:r>
          <w:rPr>
            <w:color w:val="000000"/>
            <w:highlight w:val="yellow"/>
            <w:rPrChange w:id="759" w:author="孙程姣" w:date="2026-05-11T12:50:00Z">
              <w:rPr/>
            </w:rPrChange>
          </w:rPr>
          <w:t>20190518</w:t>
        </w:r>
      </w:ins>
      <w:ins w:id="760" w:author="Wei" w:date="2025-05-22T21:12:00Z">
        <w:del w:id="761" w:author="Wei [2]" w:date="2026-05-23T17:10:31Z">
          <w:r>
            <w:rPr>
              <w:color w:val="000000"/>
              <w:highlight w:val="yellow"/>
              <w:rPrChange w:id="762" w:author="孙程姣" w:date="2026-05-11T12:50:00Z">
                <w:rPr/>
              </w:rPrChange>
            </w:rPr>
            <w:delText>0</w:delText>
          </w:r>
        </w:del>
      </w:ins>
      <w:ins w:id="765" w:author="Wei" w:date="2025-05-22T21:12:00Z">
        <w:del w:id="766" w:author="Wei [2]" w:date="2026-05-23T17:10:31Z">
          <w:r>
            <w:rPr>
              <w:color w:val="000000"/>
              <w:highlight w:val="yellow"/>
              <w:rPrChange w:id="767" w:author="孙程姣" w:date="2026-05-11T12:50:00Z">
                <w:rPr/>
              </w:rPrChange>
            </w:rPr>
            <w:delText>1</w:delText>
          </w:r>
        </w:del>
      </w:ins>
      <w:ins w:id="770" w:author="Wei" w:date="2025-05-22T21:13:00Z">
        <w:r>
          <w:rPr>
            <w:rFonts w:hint="eastAsia"/>
            <w:highlight w:val="yellow"/>
            <w:rPrChange w:id="771" w:author="孙程姣" w:date="2026-05-11T12:50:00Z">
              <w:rPr>
                <w:rFonts w:hint="eastAsia"/>
              </w:rPr>
            </w:rPrChange>
          </w:rPr>
          <w:t>。</w:t>
        </w:r>
      </w:ins>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FE322C"/>
    <w:multiLevelType w:val="singleLevel"/>
    <w:tmpl w:val="91FE322C"/>
    <w:lvl w:ilvl="0" w:tentative="0">
      <w:start w:val="1"/>
      <w:numFmt w:val="decimal"/>
      <w:lvlText w:val="%1."/>
      <w:lvlJc w:val="left"/>
      <w:pPr>
        <w:tabs>
          <w:tab w:val="left" w:pos="312"/>
        </w:tabs>
      </w:pPr>
    </w:lvl>
  </w:abstractNum>
  <w:abstractNum w:abstractNumId="1">
    <w:nsid w:val="B20E833E"/>
    <w:multiLevelType w:val="singleLevel"/>
    <w:tmpl w:val="B20E833E"/>
    <w:lvl w:ilvl="0" w:tentative="0">
      <w:start w:val="1"/>
      <w:numFmt w:val="decimal"/>
      <w:lvlText w:val="%1."/>
      <w:lvlJc w:val="left"/>
      <w:pPr>
        <w:tabs>
          <w:tab w:val="left" w:pos="312"/>
        </w:tabs>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余小多">
    <w15:presenceInfo w15:providerId="None" w15:userId="余小多"/>
  </w15:person>
  <w15:person w15:author="孙程姣">
    <w15:presenceInfo w15:providerId="None" w15:userId="孙程姣"/>
  </w15:person>
  <w15:person w15:author="Wei">
    <w15:presenceInfo w15:providerId="None" w15:userId="Wei"/>
  </w15:person>
  <w15:person w15:author="Wei [2]">
    <w15:presenceInfo w15:providerId="WPS Office" w15:userId="30255685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168"/>
    <w:footnote w:id="169"/>
  </w:footnotePr>
  <w:endnotePr>
    <w:numFmt w:val="decimal"/>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6431"/>
    <w:rsid w:val="00033A44"/>
    <w:rsid w:val="000B5431"/>
    <w:rsid w:val="000B5D7B"/>
    <w:rsid w:val="0011090D"/>
    <w:rsid w:val="00111AAC"/>
    <w:rsid w:val="00117A66"/>
    <w:rsid w:val="00132A2A"/>
    <w:rsid w:val="001436E1"/>
    <w:rsid w:val="00172A27"/>
    <w:rsid w:val="001B3F96"/>
    <w:rsid w:val="001C2E34"/>
    <w:rsid w:val="00257DAD"/>
    <w:rsid w:val="00271985"/>
    <w:rsid w:val="00281C3D"/>
    <w:rsid w:val="002B33C0"/>
    <w:rsid w:val="002D1088"/>
    <w:rsid w:val="002D10B1"/>
    <w:rsid w:val="00360687"/>
    <w:rsid w:val="003923D7"/>
    <w:rsid w:val="003F3015"/>
    <w:rsid w:val="004500F5"/>
    <w:rsid w:val="00471E94"/>
    <w:rsid w:val="004B1ACD"/>
    <w:rsid w:val="004C5778"/>
    <w:rsid w:val="004E10A7"/>
    <w:rsid w:val="00500587"/>
    <w:rsid w:val="00560703"/>
    <w:rsid w:val="005927E3"/>
    <w:rsid w:val="0059405E"/>
    <w:rsid w:val="005F774E"/>
    <w:rsid w:val="00621698"/>
    <w:rsid w:val="006D4F67"/>
    <w:rsid w:val="006E78EC"/>
    <w:rsid w:val="00706C94"/>
    <w:rsid w:val="00760CEB"/>
    <w:rsid w:val="007A733F"/>
    <w:rsid w:val="0089783C"/>
    <w:rsid w:val="009741D3"/>
    <w:rsid w:val="0099590C"/>
    <w:rsid w:val="00A07E6F"/>
    <w:rsid w:val="00A44F2B"/>
    <w:rsid w:val="00A8042E"/>
    <w:rsid w:val="00AC57F1"/>
    <w:rsid w:val="00B10BA9"/>
    <w:rsid w:val="00B7424F"/>
    <w:rsid w:val="00B85850"/>
    <w:rsid w:val="00B91062"/>
    <w:rsid w:val="00BF72D2"/>
    <w:rsid w:val="00C357CB"/>
    <w:rsid w:val="00C43C72"/>
    <w:rsid w:val="00C604CE"/>
    <w:rsid w:val="00C9640B"/>
    <w:rsid w:val="00CB3271"/>
    <w:rsid w:val="00CC6A59"/>
    <w:rsid w:val="00CF0B0F"/>
    <w:rsid w:val="00D024EF"/>
    <w:rsid w:val="00D318A1"/>
    <w:rsid w:val="00D55BA1"/>
    <w:rsid w:val="00DB51B4"/>
    <w:rsid w:val="00E35D5B"/>
    <w:rsid w:val="00E815E8"/>
    <w:rsid w:val="00E86E48"/>
    <w:rsid w:val="00EB1797"/>
    <w:rsid w:val="00EC76CF"/>
    <w:rsid w:val="00EF1755"/>
    <w:rsid w:val="00F1378F"/>
    <w:rsid w:val="00F275CB"/>
    <w:rsid w:val="00F31240"/>
    <w:rsid w:val="00F4290B"/>
    <w:rsid w:val="00F81736"/>
    <w:rsid w:val="00F966C9"/>
    <w:rsid w:val="00FB31A0"/>
    <w:rsid w:val="00FE5239"/>
    <w:rsid w:val="00FF50D9"/>
    <w:rsid w:val="012A1E7B"/>
    <w:rsid w:val="015E2DAD"/>
    <w:rsid w:val="01CC626C"/>
    <w:rsid w:val="01D440FA"/>
    <w:rsid w:val="01E95B90"/>
    <w:rsid w:val="021A0860"/>
    <w:rsid w:val="02281DEF"/>
    <w:rsid w:val="022A3EFC"/>
    <w:rsid w:val="022C6F5B"/>
    <w:rsid w:val="02882201"/>
    <w:rsid w:val="02884BB1"/>
    <w:rsid w:val="02B23434"/>
    <w:rsid w:val="02C2057D"/>
    <w:rsid w:val="03013D22"/>
    <w:rsid w:val="03351A21"/>
    <w:rsid w:val="033660B9"/>
    <w:rsid w:val="035B5EA9"/>
    <w:rsid w:val="0366470E"/>
    <w:rsid w:val="03692ACD"/>
    <w:rsid w:val="03783F62"/>
    <w:rsid w:val="03791447"/>
    <w:rsid w:val="038F34E5"/>
    <w:rsid w:val="039B2189"/>
    <w:rsid w:val="03A850E7"/>
    <w:rsid w:val="03AE589B"/>
    <w:rsid w:val="04093C93"/>
    <w:rsid w:val="04133956"/>
    <w:rsid w:val="041E2CE9"/>
    <w:rsid w:val="04311A4D"/>
    <w:rsid w:val="045133E0"/>
    <w:rsid w:val="046B1BDD"/>
    <w:rsid w:val="04B074A6"/>
    <w:rsid w:val="04B310E3"/>
    <w:rsid w:val="04EF29BE"/>
    <w:rsid w:val="04F16068"/>
    <w:rsid w:val="05307B7A"/>
    <w:rsid w:val="053D6174"/>
    <w:rsid w:val="053E51C3"/>
    <w:rsid w:val="054925DA"/>
    <w:rsid w:val="055B4DC3"/>
    <w:rsid w:val="057A27C8"/>
    <w:rsid w:val="05912F8C"/>
    <w:rsid w:val="05944EF4"/>
    <w:rsid w:val="059A5B5F"/>
    <w:rsid w:val="05D00F0F"/>
    <w:rsid w:val="05D70559"/>
    <w:rsid w:val="05D723D7"/>
    <w:rsid w:val="05E0355F"/>
    <w:rsid w:val="05F10554"/>
    <w:rsid w:val="05F819EB"/>
    <w:rsid w:val="06473986"/>
    <w:rsid w:val="064D7A4E"/>
    <w:rsid w:val="06734B80"/>
    <w:rsid w:val="06804F09"/>
    <w:rsid w:val="06972FDB"/>
    <w:rsid w:val="06B93D4D"/>
    <w:rsid w:val="07073536"/>
    <w:rsid w:val="0721282E"/>
    <w:rsid w:val="07417115"/>
    <w:rsid w:val="07586FD5"/>
    <w:rsid w:val="07777134"/>
    <w:rsid w:val="07905949"/>
    <w:rsid w:val="07987EFD"/>
    <w:rsid w:val="07B44FF4"/>
    <w:rsid w:val="07B95010"/>
    <w:rsid w:val="07BC6BCC"/>
    <w:rsid w:val="07DB29DD"/>
    <w:rsid w:val="07E717CE"/>
    <w:rsid w:val="081A3EF8"/>
    <w:rsid w:val="08253D98"/>
    <w:rsid w:val="08272DD4"/>
    <w:rsid w:val="08314CF2"/>
    <w:rsid w:val="08943339"/>
    <w:rsid w:val="08B2040E"/>
    <w:rsid w:val="08BF2104"/>
    <w:rsid w:val="08C03B6F"/>
    <w:rsid w:val="08DC4220"/>
    <w:rsid w:val="08E24A0D"/>
    <w:rsid w:val="0906615E"/>
    <w:rsid w:val="09200017"/>
    <w:rsid w:val="09253521"/>
    <w:rsid w:val="092C0B03"/>
    <w:rsid w:val="09300FCD"/>
    <w:rsid w:val="09353941"/>
    <w:rsid w:val="0936005B"/>
    <w:rsid w:val="094E7831"/>
    <w:rsid w:val="095010E6"/>
    <w:rsid w:val="096500AF"/>
    <w:rsid w:val="097676C7"/>
    <w:rsid w:val="09A77CD6"/>
    <w:rsid w:val="09B625BC"/>
    <w:rsid w:val="09D17626"/>
    <w:rsid w:val="0A0975F4"/>
    <w:rsid w:val="0A0D3146"/>
    <w:rsid w:val="0A1A1458"/>
    <w:rsid w:val="0A1C083D"/>
    <w:rsid w:val="0A251B1B"/>
    <w:rsid w:val="0A2A75C1"/>
    <w:rsid w:val="0A377F09"/>
    <w:rsid w:val="0A4E0B19"/>
    <w:rsid w:val="0A52733C"/>
    <w:rsid w:val="0A5D4563"/>
    <w:rsid w:val="0A6C49D6"/>
    <w:rsid w:val="0A751DA4"/>
    <w:rsid w:val="0A960018"/>
    <w:rsid w:val="0A9C412F"/>
    <w:rsid w:val="0A9C490F"/>
    <w:rsid w:val="0AB3605C"/>
    <w:rsid w:val="0ABA4D14"/>
    <w:rsid w:val="0AD12AC1"/>
    <w:rsid w:val="0AD328B0"/>
    <w:rsid w:val="0AD82462"/>
    <w:rsid w:val="0AF82B2C"/>
    <w:rsid w:val="0B444D49"/>
    <w:rsid w:val="0B590F05"/>
    <w:rsid w:val="0B692FEF"/>
    <w:rsid w:val="0B6F0AA9"/>
    <w:rsid w:val="0B7F24D8"/>
    <w:rsid w:val="0B843DF7"/>
    <w:rsid w:val="0B970A46"/>
    <w:rsid w:val="0B976014"/>
    <w:rsid w:val="0BA9577D"/>
    <w:rsid w:val="0BDC0382"/>
    <w:rsid w:val="0BE45E4F"/>
    <w:rsid w:val="0BFA780E"/>
    <w:rsid w:val="0C077F6B"/>
    <w:rsid w:val="0C142961"/>
    <w:rsid w:val="0C187B43"/>
    <w:rsid w:val="0C4E2768"/>
    <w:rsid w:val="0C5023F0"/>
    <w:rsid w:val="0C78426F"/>
    <w:rsid w:val="0C9B0606"/>
    <w:rsid w:val="0CDB347F"/>
    <w:rsid w:val="0CE962E8"/>
    <w:rsid w:val="0CF82F5F"/>
    <w:rsid w:val="0CFE2627"/>
    <w:rsid w:val="0D126020"/>
    <w:rsid w:val="0D1B0FFA"/>
    <w:rsid w:val="0D3505B2"/>
    <w:rsid w:val="0D4701B8"/>
    <w:rsid w:val="0D6C6579"/>
    <w:rsid w:val="0D782A7C"/>
    <w:rsid w:val="0D8866E1"/>
    <w:rsid w:val="0D9F26FE"/>
    <w:rsid w:val="0DCC25B3"/>
    <w:rsid w:val="0DEB76E2"/>
    <w:rsid w:val="0E136E46"/>
    <w:rsid w:val="0E143044"/>
    <w:rsid w:val="0E1578ED"/>
    <w:rsid w:val="0E244E2D"/>
    <w:rsid w:val="0E4730B4"/>
    <w:rsid w:val="0E7043AA"/>
    <w:rsid w:val="0E892CAF"/>
    <w:rsid w:val="0E9B6F72"/>
    <w:rsid w:val="0EA97FD3"/>
    <w:rsid w:val="0EBC4BEA"/>
    <w:rsid w:val="0ED06ABB"/>
    <w:rsid w:val="0EDA27EE"/>
    <w:rsid w:val="0EDC7B3B"/>
    <w:rsid w:val="0EE7756C"/>
    <w:rsid w:val="0F1E1028"/>
    <w:rsid w:val="0F384BEE"/>
    <w:rsid w:val="0F5B57C6"/>
    <w:rsid w:val="0F7C20CB"/>
    <w:rsid w:val="0FAA535E"/>
    <w:rsid w:val="0FB55D0A"/>
    <w:rsid w:val="0FC0517D"/>
    <w:rsid w:val="0FC47DD5"/>
    <w:rsid w:val="0FC85929"/>
    <w:rsid w:val="0FFB07F7"/>
    <w:rsid w:val="10061866"/>
    <w:rsid w:val="101C19BF"/>
    <w:rsid w:val="104F3B51"/>
    <w:rsid w:val="1056760B"/>
    <w:rsid w:val="105E14C2"/>
    <w:rsid w:val="1070673A"/>
    <w:rsid w:val="10741D34"/>
    <w:rsid w:val="10917FF0"/>
    <w:rsid w:val="109E4F7D"/>
    <w:rsid w:val="10D9053B"/>
    <w:rsid w:val="10ED1875"/>
    <w:rsid w:val="112C5FCD"/>
    <w:rsid w:val="113C4359"/>
    <w:rsid w:val="114B6F62"/>
    <w:rsid w:val="11517C6D"/>
    <w:rsid w:val="11552A1A"/>
    <w:rsid w:val="11641E4F"/>
    <w:rsid w:val="118834E8"/>
    <w:rsid w:val="11A96683"/>
    <w:rsid w:val="11BD1432"/>
    <w:rsid w:val="11FC14E4"/>
    <w:rsid w:val="11FE30D8"/>
    <w:rsid w:val="12392B07"/>
    <w:rsid w:val="127D48D8"/>
    <w:rsid w:val="12891065"/>
    <w:rsid w:val="128C6146"/>
    <w:rsid w:val="12A06178"/>
    <w:rsid w:val="12AC2077"/>
    <w:rsid w:val="12B157B1"/>
    <w:rsid w:val="13303DB3"/>
    <w:rsid w:val="13621729"/>
    <w:rsid w:val="138203F1"/>
    <w:rsid w:val="13832DE4"/>
    <w:rsid w:val="139124CA"/>
    <w:rsid w:val="139255E4"/>
    <w:rsid w:val="139E6594"/>
    <w:rsid w:val="13A41BA5"/>
    <w:rsid w:val="13B05E53"/>
    <w:rsid w:val="13B60154"/>
    <w:rsid w:val="13DD58AC"/>
    <w:rsid w:val="144608AE"/>
    <w:rsid w:val="144958A6"/>
    <w:rsid w:val="144C0D37"/>
    <w:rsid w:val="14633A3C"/>
    <w:rsid w:val="14900B7B"/>
    <w:rsid w:val="14A071AD"/>
    <w:rsid w:val="14A572B2"/>
    <w:rsid w:val="14BD658C"/>
    <w:rsid w:val="14C560D2"/>
    <w:rsid w:val="14EB6A17"/>
    <w:rsid w:val="14F8533B"/>
    <w:rsid w:val="14F905E2"/>
    <w:rsid w:val="150C7C4C"/>
    <w:rsid w:val="151F0BCF"/>
    <w:rsid w:val="155732E7"/>
    <w:rsid w:val="155C4270"/>
    <w:rsid w:val="15A10892"/>
    <w:rsid w:val="15A35734"/>
    <w:rsid w:val="15A763AD"/>
    <w:rsid w:val="15D65502"/>
    <w:rsid w:val="15DD72E2"/>
    <w:rsid w:val="15EE7891"/>
    <w:rsid w:val="15FA77E7"/>
    <w:rsid w:val="16013156"/>
    <w:rsid w:val="16270CB0"/>
    <w:rsid w:val="162B1E69"/>
    <w:rsid w:val="162C4310"/>
    <w:rsid w:val="163B482E"/>
    <w:rsid w:val="169E3B99"/>
    <w:rsid w:val="16BB6C87"/>
    <w:rsid w:val="16D31AE4"/>
    <w:rsid w:val="177D2FE9"/>
    <w:rsid w:val="179560EB"/>
    <w:rsid w:val="17976347"/>
    <w:rsid w:val="17D90540"/>
    <w:rsid w:val="18257D93"/>
    <w:rsid w:val="18391AC7"/>
    <w:rsid w:val="18467D7A"/>
    <w:rsid w:val="184D1E63"/>
    <w:rsid w:val="18552B9F"/>
    <w:rsid w:val="185C36C6"/>
    <w:rsid w:val="186E2881"/>
    <w:rsid w:val="18716A5D"/>
    <w:rsid w:val="18795CCF"/>
    <w:rsid w:val="187B73AD"/>
    <w:rsid w:val="1894426A"/>
    <w:rsid w:val="18A80C66"/>
    <w:rsid w:val="18AA5164"/>
    <w:rsid w:val="18AF346B"/>
    <w:rsid w:val="18C470AF"/>
    <w:rsid w:val="18D441B4"/>
    <w:rsid w:val="18DF52FC"/>
    <w:rsid w:val="18EC2144"/>
    <w:rsid w:val="19214217"/>
    <w:rsid w:val="19240A3D"/>
    <w:rsid w:val="1927406D"/>
    <w:rsid w:val="19570005"/>
    <w:rsid w:val="1960498B"/>
    <w:rsid w:val="196F7429"/>
    <w:rsid w:val="19986659"/>
    <w:rsid w:val="19A80053"/>
    <w:rsid w:val="19BC5733"/>
    <w:rsid w:val="19CC3DE6"/>
    <w:rsid w:val="19DA3A55"/>
    <w:rsid w:val="19ED56AD"/>
    <w:rsid w:val="19EF3EC4"/>
    <w:rsid w:val="1A0F1904"/>
    <w:rsid w:val="1A1035FC"/>
    <w:rsid w:val="1A413FD5"/>
    <w:rsid w:val="1A516C5F"/>
    <w:rsid w:val="1A5A7DAC"/>
    <w:rsid w:val="1A7320ED"/>
    <w:rsid w:val="1A9D08AC"/>
    <w:rsid w:val="1ABB1609"/>
    <w:rsid w:val="1B233D21"/>
    <w:rsid w:val="1B2D52AB"/>
    <w:rsid w:val="1B4D2C5A"/>
    <w:rsid w:val="1B6966FD"/>
    <w:rsid w:val="1B9B2F63"/>
    <w:rsid w:val="1BA17EDB"/>
    <w:rsid w:val="1BBE75E9"/>
    <w:rsid w:val="1BC77B2E"/>
    <w:rsid w:val="1BDA2029"/>
    <w:rsid w:val="1C33440C"/>
    <w:rsid w:val="1C3B746D"/>
    <w:rsid w:val="1C3D54BE"/>
    <w:rsid w:val="1C5F310B"/>
    <w:rsid w:val="1CBB1E7C"/>
    <w:rsid w:val="1CC847D7"/>
    <w:rsid w:val="1CCD3758"/>
    <w:rsid w:val="1D16410A"/>
    <w:rsid w:val="1D580052"/>
    <w:rsid w:val="1D5F2CB6"/>
    <w:rsid w:val="1D686B4D"/>
    <w:rsid w:val="1D7149FA"/>
    <w:rsid w:val="1D8A7777"/>
    <w:rsid w:val="1DA56098"/>
    <w:rsid w:val="1DAD3AAC"/>
    <w:rsid w:val="1DB51BBA"/>
    <w:rsid w:val="1DD1453E"/>
    <w:rsid w:val="1E2E3169"/>
    <w:rsid w:val="1E2F3BB7"/>
    <w:rsid w:val="1E47252C"/>
    <w:rsid w:val="1E4F1764"/>
    <w:rsid w:val="1E51559C"/>
    <w:rsid w:val="1EF829C9"/>
    <w:rsid w:val="1F385424"/>
    <w:rsid w:val="1F70418C"/>
    <w:rsid w:val="1F7D2E30"/>
    <w:rsid w:val="1F8E1D6E"/>
    <w:rsid w:val="1FA34ECC"/>
    <w:rsid w:val="1FCD1699"/>
    <w:rsid w:val="200707E8"/>
    <w:rsid w:val="200D649A"/>
    <w:rsid w:val="201B5C14"/>
    <w:rsid w:val="204253F3"/>
    <w:rsid w:val="205464A8"/>
    <w:rsid w:val="206C021E"/>
    <w:rsid w:val="208C4E28"/>
    <w:rsid w:val="20B3108F"/>
    <w:rsid w:val="20D04878"/>
    <w:rsid w:val="20DD21AF"/>
    <w:rsid w:val="20E61928"/>
    <w:rsid w:val="20E83734"/>
    <w:rsid w:val="20F12B62"/>
    <w:rsid w:val="2126526B"/>
    <w:rsid w:val="2156138B"/>
    <w:rsid w:val="216C34A1"/>
    <w:rsid w:val="218024FF"/>
    <w:rsid w:val="21BA3AC8"/>
    <w:rsid w:val="21BF338B"/>
    <w:rsid w:val="21DE4911"/>
    <w:rsid w:val="21E50677"/>
    <w:rsid w:val="21E5796C"/>
    <w:rsid w:val="220B6D08"/>
    <w:rsid w:val="22293DDD"/>
    <w:rsid w:val="224F4C08"/>
    <w:rsid w:val="227C6DAF"/>
    <w:rsid w:val="230D6FD6"/>
    <w:rsid w:val="235117B0"/>
    <w:rsid w:val="23BF4B05"/>
    <w:rsid w:val="23CA71A5"/>
    <w:rsid w:val="23E27400"/>
    <w:rsid w:val="23F460D4"/>
    <w:rsid w:val="23F835D0"/>
    <w:rsid w:val="23FA4047"/>
    <w:rsid w:val="24211485"/>
    <w:rsid w:val="24353477"/>
    <w:rsid w:val="24583A51"/>
    <w:rsid w:val="245F386A"/>
    <w:rsid w:val="24950C4F"/>
    <w:rsid w:val="24973E32"/>
    <w:rsid w:val="24A34BF7"/>
    <w:rsid w:val="24D069EE"/>
    <w:rsid w:val="24D164FB"/>
    <w:rsid w:val="2526592C"/>
    <w:rsid w:val="253302A8"/>
    <w:rsid w:val="2535541A"/>
    <w:rsid w:val="253F133A"/>
    <w:rsid w:val="254045D9"/>
    <w:rsid w:val="25480B27"/>
    <w:rsid w:val="254B5FC3"/>
    <w:rsid w:val="255C69A6"/>
    <w:rsid w:val="255F3A1F"/>
    <w:rsid w:val="256057CB"/>
    <w:rsid w:val="25EC461F"/>
    <w:rsid w:val="25FD15D9"/>
    <w:rsid w:val="26075263"/>
    <w:rsid w:val="264345D6"/>
    <w:rsid w:val="267918E7"/>
    <w:rsid w:val="2685149E"/>
    <w:rsid w:val="26A30712"/>
    <w:rsid w:val="26C708A4"/>
    <w:rsid w:val="26CE1698"/>
    <w:rsid w:val="26EA231D"/>
    <w:rsid w:val="26EB79A0"/>
    <w:rsid w:val="2740461E"/>
    <w:rsid w:val="27475DB5"/>
    <w:rsid w:val="27742BE9"/>
    <w:rsid w:val="277F4543"/>
    <w:rsid w:val="27952980"/>
    <w:rsid w:val="27A17358"/>
    <w:rsid w:val="27D40264"/>
    <w:rsid w:val="27E333C7"/>
    <w:rsid w:val="27E633D9"/>
    <w:rsid w:val="27F33023"/>
    <w:rsid w:val="28081A4E"/>
    <w:rsid w:val="28352BA7"/>
    <w:rsid w:val="28367267"/>
    <w:rsid w:val="283B4029"/>
    <w:rsid w:val="28650375"/>
    <w:rsid w:val="286815B6"/>
    <w:rsid w:val="288A5C02"/>
    <w:rsid w:val="28947389"/>
    <w:rsid w:val="28B70DE7"/>
    <w:rsid w:val="28C567CF"/>
    <w:rsid w:val="28DF52E4"/>
    <w:rsid w:val="28FB445C"/>
    <w:rsid w:val="29034BBF"/>
    <w:rsid w:val="2940581B"/>
    <w:rsid w:val="29695CF1"/>
    <w:rsid w:val="297E24E8"/>
    <w:rsid w:val="298D7485"/>
    <w:rsid w:val="29AA73BC"/>
    <w:rsid w:val="29CC1F6A"/>
    <w:rsid w:val="29CE6396"/>
    <w:rsid w:val="29DD1831"/>
    <w:rsid w:val="29DE21F6"/>
    <w:rsid w:val="2A0159B2"/>
    <w:rsid w:val="2A1117A5"/>
    <w:rsid w:val="2A1A518F"/>
    <w:rsid w:val="2A3843B2"/>
    <w:rsid w:val="2A3E0A2C"/>
    <w:rsid w:val="2A4035E0"/>
    <w:rsid w:val="2A4505EF"/>
    <w:rsid w:val="2A4E19C7"/>
    <w:rsid w:val="2A637E66"/>
    <w:rsid w:val="2A6F14A7"/>
    <w:rsid w:val="2A715832"/>
    <w:rsid w:val="2A9C2058"/>
    <w:rsid w:val="2AA67CDD"/>
    <w:rsid w:val="2AAF218B"/>
    <w:rsid w:val="2AC41A19"/>
    <w:rsid w:val="2AD713B6"/>
    <w:rsid w:val="2AFA57D8"/>
    <w:rsid w:val="2AFC6642"/>
    <w:rsid w:val="2B260067"/>
    <w:rsid w:val="2B301F95"/>
    <w:rsid w:val="2B7962F4"/>
    <w:rsid w:val="2BB27A98"/>
    <w:rsid w:val="2BBA051A"/>
    <w:rsid w:val="2BBC532A"/>
    <w:rsid w:val="2BE85EA6"/>
    <w:rsid w:val="2BE87FD4"/>
    <w:rsid w:val="2BEC5442"/>
    <w:rsid w:val="2C416873"/>
    <w:rsid w:val="2C49060A"/>
    <w:rsid w:val="2C9C6A24"/>
    <w:rsid w:val="2CA07EA6"/>
    <w:rsid w:val="2CCB2AE9"/>
    <w:rsid w:val="2CE848F4"/>
    <w:rsid w:val="2D1868CF"/>
    <w:rsid w:val="2D1A6748"/>
    <w:rsid w:val="2D414AAF"/>
    <w:rsid w:val="2D5250A5"/>
    <w:rsid w:val="2D5E010B"/>
    <w:rsid w:val="2D864055"/>
    <w:rsid w:val="2DFE627C"/>
    <w:rsid w:val="2E0F3706"/>
    <w:rsid w:val="2E2F7913"/>
    <w:rsid w:val="2E9E02A6"/>
    <w:rsid w:val="2EB50E16"/>
    <w:rsid w:val="2ED12194"/>
    <w:rsid w:val="2EFD7D76"/>
    <w:rsid w:val="2F147533"/>
    <w:rsid w:val="2F484FBC"/>
    <w:rsid w:val="2F4E77B9"/>
    <w:rsid w:val="2F71502F"/>
    <w:rsid w:val="2F80301D"/>
    <w:rsid w:val="2F914F35"/>
    <w:rsid w:val="2F925477"/>
    <w:rsid w:val="2F9E2231"/>
    <w:rsid w:val="2FD84B56"/>
    <w:rsid w:val="2FD93DF5"/>
    <w:rsid w:val="2FFA61B4"/>
    <w:rsid w:val="30157B5B"/>
    <w:rsid w:val="30422281"/>
    <w:rsid w:val="30493542"/>
    <w:rsid w:val="309061AB"/>
    <w:rsid w:val="30AB48DD"/>
    <w:rsid w:val="30DB2AEA"/>
    <w:rsid w:val="30E65DCB"/>
    <w:rsid w:val="30E71BD1"/>
    <w:rsid w:val="310231E9"/>
    <w:rsid w:val="31195A86"/>
    <w:rsid w:val="311E3823"/>
    <w:rsid w:val="311E76A2"/>
    <w:rsid w:val="31361431"/>
    <w:rsid w:val="3139591A"/>
    <w:rsid w:val="314272B6"/>
    <w:rsid w:val="314B6670"/>
    <w:rsid w:val="31515777"/>
    <w:rsid w:val="315D4A49"/>
    <w:rsid w:val="315E353F"/>
    <w:rsid w:val="317304C4"/>
    <w:rsid w:val="319E74ED"/>
    <w:rsid w:val="31C740CB"/>
    <w:rsid w:val="31D83425"/>
    <w:rsid w:val="322B112E"/>
    <w:rsid w:val="32471EED"/>
    <w:rsid w:val="325E6E36"/>
    <w:rsid w:val="32673F6C"/>
    <w:rsid w:val="328F267A"/>
    <w:rsid w:val="32952F2B"/>
    <w:rsid w:val="329716F3"/>
    <w:rsid w:val="32AB107A"/>
    <w:rsid w:val="32AB2978"/>
    <w:rsid w:val="32BD139C"/>
    <w:rsid w:val="331F5FCA"/>
    <w:rsid w:val="33210D8B"/>
    <w:rsid w:val="33272987"/>
    <w:rsid w:val="339C7485"/>
    <w:rsid w:val="33E33F2E"/>
    <w:rsid w:val="34056568"/>
    <w:rsid w:val="341F6186"/>
    <w:rsid w:val="34411DCF"/>
    <w:rsid w:val="345272C2"/>
    <w:rsid w:val="345D2848"/>
    <w:rsid w:val="34883D70"/>
    <w:rsid w:val="34965244"/>
    <w:rsid w:val="34983BD9"/>
    <w:rsid w:val="34D338D0"/>
    <w:rsid w:val="34E24671"/>
    <w:rsid w:val="352962A1"/>
    <w:rsid w:val="352C56AF"/>
    <w:rsid w:val="35365372"/>
    <w:rsid w:val="356554EE"/>
    <w:rsid w:val="356A1C19"/>
    <w:rsid w:val="35745480"/>
    <w:rsid w:val="358D2CB9"/>
    <w:rsid w:val="35B916D6"/>
    <w:rsid w:val="35C20A68"/>
    <w:rsid w:val="35F06B68"/>
    <w:rsid w:val="35FB222A"/>
    <w:rsid w:val="362728FB"/>
    <w:rsid w:val="36310798"/>
    <w:rsid w:val="37187562"/>
    <w:rsid w:val="37191112"/>
    <w:rsid w:val="3725538B"/>
    <w:rsid w:val="37A736D3"/>
    <w:rsid w:val="37B0593D"/>
    <w:rsid w:val="37BF03BA"/>
    <w:rsid w:val="37E0316D"/>
    <w:rsid w:val="37F34FBE"/>
    <w:rsid w:val="38281992"/>
    <w:rsid w:val="383864EE"/>
    <w:rsid w:val="385C6964"/>
    <w:rsid w:val="386F605D"/>
    <w:rsid w:val="38887F3A"/>
    <w:rsid w:val="38892455"/>
    <w:rsid w:val="388E1CB4"/>
    <w:rsid w:val="38AC659F"/>
    <w:rsid w:val="38B60D28"/>
    <w:rsid w:val="38C5707E"/>
    <w:rsid w:val="38CA65AA"/>
    <w:rsid w:val="38D02934"/>
    <w:rsid w:val="38E40AAD"/>
    <w:rsid w:val="38E45D53"/>
    <w:rsid w:val="39181A48"/>
    <w:rsid w:val="391F5226"/>
    <w:rsid w:val="39466E36"/>
    <w:rsid w:val="399D10BB"/>
    <w:rsid w:val="39CD66E1"/>
    <w:rsid w:val="39D6102D"/>
    <w:rsid w:val="39DA3E2D"/>
    <w:rsid w:val="3A142E1E"/>
    <w:rsid w:val="3A3D0C7A"/>
    <w:rsid w:val="3A4B07C6"/>
    <w:rsid w:val="3A6D4E67"/>
    <w:rsid w:val="3A9207F3"/>
    <w:rsid w:val="3A974E34"/>
    <w:rsid w:val="3A98218A"/>
    <w:rsid w:val="3AAA1365"/>
    <w:rsid w:val="3AAC6B17"/>
    <w:rsid w:val="3AB17838"/>
    <w:rsid w:val="3AE81E91"/>
    <w:rsid w:val="3B470B52"/>
    <w:rsid w:val="3B707B84"/>
    <w:rsid w:val="3B7A50DA"/>
    <w:rsid w:val="3B8A37F6"/>
    <w:rsid w:val="3BF07AFD"/>
    <w:rsid w:val="3BF56D5E"/>
    <w:rsid w:val="3BFD07F4"/>
    <w:rsid w:val="3C2322B9"/>
    <w:rsid w:val="3C2B35AF"/>
    <w:rsid w:val="3C483B74"/>
    <w:rsid w:val="3C7E3CAC"/>
    <w:rsid w:val="3CA44AB7"/>
    <w:rsid w:val="3CC94CDE"/>
    <w:rsid w:val="3CD51EEF"/>
    <w:rsid w:val="3D024F60"/>
    <w:rsid w:val="3D0E52F2"/>
    <w:rsid w:val="3D1B6F86"/>
    <w:rsid w:val="3D90787E"/>
    <w:rsid w:val="3DAC49B8"/>
    <w:rsid w:val="3DD817F0"/>
    <w:rsid w:val="3DF17B9E"/>
    <w:rsid w:val="3E011B36"/>
    <w:rsid w:val="3E162D68"/>
    <w:rsid w:val="3E1C10AA"/>
    <w:rsid w:val="3E6A003B"/>
    <w:rsid w:val="3E6D57CD"/>
    <w:rsid w:val="3E8D0363"/>
    <w:rsid w:val="3EAE58CE"/>
    <w:rsid w:val="3EBE6FC2"/>
    <w:rsid w:val="3EC82FB3"/>
    <w:rsid w:val="3ED0179A"/>
    <w:rsid w:val="3EF02C82"/>
    <w:rsid w:val="3F091FA0"/>
    <w:rsid w:val="3F18709D"/>
    <w:rsid w:val="3F277095"/>
    <w:rsid w:val="3F366B03"/>
    <w:rsid w:val="3F7327EB"/>
    <w:rsid w:val="3F911E36"/>
    <w:rsid w:val="3FA47F61"/>
    <w:rsid w:val="3FA504CC"/>
    <w:rsid w:val="3FAB327F"/>
    <w:rsid w:val="3FD750D4"/>
    <w:rsid w:val="3FDA6392"/>
    <w:rsid w:val="3FE17AC1"/>
    <w:rsid w:val="3FE56A23"/>
    <w:rsid w:val="3FE8072C"/>
    <w:rsid w:val="3FF12096"/>
    <w:rsid w:val="401522E8"/>
    <w:rsid w:val="401A6410"/>
    <w:rsid w:val="40544F03"/>
    <w:rsid w:val="40685E8B"/>
    <w:rsid w:val="40D5386E"/>
    <w:rsid w:val="411C66D9"/>
    <w:rsid w:val="41217EF5"/>
    <w:rsid w:val="414114B7"/>
    <w:rsid w:val="415C5559"/>
    <w:rsid w:val="41611427"/>
    <w:rsid w:val="417C46C1"/>
    <w:rsid w:val="418A3ED6"/>
    <w:rsid w:val="41BC3055"/>
    <w:rsid w:val="41BF06C1"/>
    <w:rsid w:val="421A34D2"/>
    <w:rsid w:val="424628CE"/>
    <w:rsid w:val="42711B93"/>
    <w:rsid w:val="429110FA"/>
    <w:rsid w:val="42977FD4"/>
    <w:rsid w:val="42A3113B"/>
    <w:rsid w:val="42B624CA"/>
    <w:rsid w:val="42D10094"/>
    <w:rsid w:val="42D57E37"/>
    <w:rsid w:val="43212C92"/>
    <w:rsid w:val="43301DF7"/>
    <w:rsid w:val="433804EA"/>
    <w:rsid w:val="433A3093"/>
    <w:rsid w:val="4363119C"/>
    <w:rsid w:val="43787E19"/>
    <w:rsid w:val="438E7EE7"/>
    <w:rsid w:val="43C03418"/>
    <w:rsid w:val="43DA5AB4"/>
    <w:rsid w:val="44036462"/>
    <w:rsid w:val="441739F7"/>
    <w:rsid w:val="44242A3A"/>
    <w:rsid w:val="44285739"/>
    <w:rsid w:val="442F441D"/>
    <w:rsid w:val="44774216"/>
    <w:rsid w:val="44993D99"/>
    <w:rsid w:val="44F95511"/>
    <w:rsid w:val="455D78B2"/>
    <w:rsid w:val="457A2C62"/>
    <w:rsid w:val="45815A2C"/>
    <w:rsid w:val="459A16AE"/>
    <w:rsid w:val="45B136C9"/>
    <w:rsid w:val="45BF7081"/>
    <w:rsid w:val="45D70847"/>
    <w:rsid w:val="45ED7938"/>
    <w:rsid w:val="46312C55"/>
    <w:rsid w:val="463A7721"/>
    <w:rsid w:val="46622734"/>
    <w:rsid w:val="467C4FF1"/>
    <w:rsid w:val="468D17F1"/>
    <w:rsid w:val="469708EA"/>
    <w:rsid w:val="46FF511D"/>
    <w:rsid w:val="470971E6"/>
    <w:rsid w:val="474B501A"/>
    <w:rsid w:val="47827B1F"/>
    <w:rsid w:val="47CB324B"/>
    <w:rsid w:val="47DB22CA"/>
    <w:rsid w:val="4800492D"/>
    <w:rsid w:val="481718D9"/>
    <w:rsid w:val="48300151"/>
    <w:rsid w:val="484418D6"/>
    <w:rsid w:val="485C2E3E"/>
    <w:rsid w:val="487725A4"/>
    <w:rsid w:val="48810415"/>
    <w:rsid w:val="48A24C21"/>
    <w:rsid w:val="48D050FD"/>
    <w:rsid w:val="48E427CB"/>
    <w:rsid w:val="48ED726D"/>
    <w:rsid w:val="497C469D"/>
    <w:rsid w:val="49826B5F"/>
    <w:rsid w:val="49A15F04"/>
    <w:rsid w:val="49B13396"/>
    <w:rsid w:val="49BC35FE"/>
    <w:rsid w:val="49E06903"/>
    <w:rsid w:val="49F96CC3"/>
    <w:rsid w:val="4A137D46"/>
    <w:rsid w:val="4A1A2F95"/>
    <w:rsid w:val="4A600D36"/>
    <w:rsid w:val="4A636675"/>
    <w:rsid w:val="4A7576B2"/>
    <w:rsid w:val="4A780719"/>
    <w:rsid w:val="4A7A7D00"/>
    <w:rsid w:val="4AB75E6A"/>
    <w:rsid w:val="4ACB0236"/>
    <w:rsid w:val="4B0D3089"/>
    <w:rsid w:val="4B685E17"/>
    <w:rsid w:val="4B6A2307"/>
    <w:rsid w:val="4B766B4F"/>
    <w:rsid w:val="4B775E38"/>
    <w:rsid w:val="4BA07BA5"/>
    <w:rsid w:val="4BA754D9"/>
    <w:rsid w:val="4BB338CF"/>
    <w:rsid w:val="4BC51A4F"/>
    <w:rsid w:val="4BE8738D"/>
    <w:rsid w:val="4BED13E1"/>
    <w:rsid w:val="4C0664A4"/>
    <w:rsid w:val="4C085AC0"/>
    <w:rsid w:val="4C196940"/>
    <w:rsid w:val="4C1A3FA1"/>
    <w:rsid w:val="4C4E7241"/>
    <w:rsid w:val="4C5068D7"/>
    <w:rsid w:val="4C5B1477"/>
    <w:rsid w:val="4C816387"/>
    <w:rsid w:val="4C974F4C"/>
    <w:rsid w:val="4CB206D6"/>
    <w:rsid w:val="4CB45B78"/>
    <w:rsid w:val="4CD85914"/>
    <w:rsid w:val="4CE122D9"/>
    <w:rsid w:val="4D1C1054"/>
    <w:rsid w:val="4D227D33"/>
    <w:rsid w:val="4D485F20"/>
    <w:rsid w:val="4D4E6580"/>
    <w:rsid w:val="4D5225E6"/>
    <w:rsid w:val="4DB23D23"/>
    <w:rsid w:val="4DE73C3A"/>
    <w:rsid w:val="4DEA71EF"/>
    <w:rsid w:val="4DEE7ACE"/>
    <w:rsid w:val="4E067EAB"/>
    <w:rsid w:val="4E130669"/>
    <w:rsid w:val="4E482459"/>
    <w:rsid w:val="4E702BEE"/>
    <w:rsid w:val="4ECC12D7"/>
    <w:rsid w:val="4ED076B9"/>
    <w:rsid w:val="4ED61F01"/>
    <w:rsid w:val="4F2F4B14"/>
    <w:rsid w:val="4F447FCE"/>
    <w:rsid w:val="4F6957FE"/>
    <w:rsid w:val="4F721C59"/>
    <w:rsid w:val="4F797E29"/>
    <w:rsid w:val="4F9D73E2"/>
    <w:rsid w:val="4FD115EA"/>
    <w:rsid w:val="4FD13B9D"/>
    <w:rsid w:val="503D6A40"/>
    <w:rsid w:val="50825CA5"/>
    <w:rsid w:val="50A667F0"/>
    <w:rsid w:val="50BB7664"/>
    <w:rsid w:val="50E8083F"/>
    <w:rsid w:val="50FE4469"/>
    <w:rsid w:val="511C73AA"/>
    <w:rsid w:val="5155070B"/>
    <w:rsid w:val="51722261"/>
    <w:rsid w:val="519B00B4"/>
    <w:rsid w:val="51CA57F9"/>
    <w:rsid w:val="51CF0F07"/>
    <w:rsid w:val="51E76314"/>
    <w:rsid w:val="52100AA2"/>
    <w:rsid w:val="52811849"/>
    <w:rsid w:val="52A41529"/>
    <w:rsid w:val="52A9342A"/>
    <w:rsid w:val="52AA5948"/>
    <w:rsid w:val="52B86776"/>
    <w:rsid w:val="52BE0507"/>
    <w:rsid w:val="52D775C1"/>
    <w:rsid w:val="52DA313C"/>
    <w:rsid w:val="52DC2732"/>
    <w:rsid w:val="53061365"/>
    <w:rsid w:val="53192F85"/>
    <w:rsid w:val="531E6C94"/>
    <w:rsid w:val="53213C48"/>
    <w:rsid w:val="532B70CD"/>
    <w:rsid w:val="53306B5C"/>
    <w:rsid w:val="533D29C4"/>
    <w:rsid w:val="535058D7"/>
    <w:rsid w:val="53BE137D"/>
    <w:rsid w:val="53D96D95"/>
    <w:rsid w:val="53E24B5F"/>
    <w:rsid w:val="541A0607"/>
    <w:rsid w:val="542E1339"/>
    <w:rsid w:val="542E23BF"/>
    <w:rsid w:val="54440866"/>
    <w:rsid w:val="5455279C"/>
    <w:rsid w:val="546038E7"/>
    <w:rsid w:val="54791FA3"/>
    <w:rsid w:val="54833C9F"/>
    <w:rsid w:val="54840D8F"/>
    <w:rsid w:val="54EB4EAE"/>
    <w:rsid w:val="54FE520A"/>
    <w:rsid w:val="550B3970"/>
    <w:rsid w:val="556D4F91"/>
    <w:rsid w:val="557128A9"/>
    <w:rsid w:val="55815600"/>
    <w:rsid w:val="55906516"/>
    <w:rsid w:val="559B0682"/>
    <w:rsid w:val="55C203AA"/>
    <w:rsid w:val="55CD5242"/>
    <w:rsid w:val="56180E69"/>
    <w:rsid w:val="561923A9"/>
    <w:rsid w:val="56482F6D"/>
    <w:rsid w:val="56AA7C2D"/>
    <w:rsid w:val="56E37089"/>
    <w:rsid w:val="56E7265A"/>
    <w:rsid w:val="56EE10FB"/>
    <w:rsid w:val="57091B84"/>
    <w:rsid w:val="571E39A6"/>
    <w:rsid w:val="572915BE"/>
    <w:rsid w:val="57354C71"/>
    <w:rsid w:val="573B6833"/>
    <w:rsid w:val="573F5FE5"/>
    <w:rsid w:val="575A6480"/>
    <w:rsid w:val="5781789F"/>
    <w:rsid w:val="57A3728F"/>
    <w:rsid w:val="57A80082"/>
    <w:rsid w:val="57B405EA"/>
    <w:rsid w:val="57C20035"/>
    <w:rsid w:val="57D0273E"/>
    <w:rsid w:val="57FC100B"/>
    <w:rsid w:val="58003CE9"/>
    <w:rsid w:val="581C1FFA"/>
    <w:rsid w:val="582A2FB7"/>
    <w:rsid w:val="58484B28"/>
    <w:rsid w:val="584F652B"/>
    <w:rsid w:val="58657522"/>
    <w:rsid w:val="58862F3F"/>
    <w:rsid w:val="588772AC"/>
    <w:rsid w:val="58CD2024"/>
    <w:rsid w:val="58E97869"/>
    <w:rsid w:val="58EE5B83"/>
    <w:rsid w:val="591D0830"/>
    <w:rsid w:val="592174DB"/>
    <w:rsid w:val="59543232"/>
    <w:rsid w:val="59551606"/>
    <w:rsid w:val="595A63E0"/>
    <w:rsid w:val="59716E58"/>
    <w:rsid w:val="59930931"/>
    <w:rsid w:val="59BA4539"/>
    <w:rsid w:val="59CD1990"/>
    <w:rsid w:val="59DC1589"/>
    <w:rsid w:val="59F70DE5"/>
    <w:rsid w:val="5A011A54"/>
    <w:rsid w:val="5A66580D"/>
    <w:rsid w:val="5A802498"/>
    <w:rsid w:val="5A9A53AC"/>
    <w:rsid w:val="5AA02473"/>
    <w:rsid w:val="5AAB25A1"/>
    <w:rsid w:val="5ABD109B"/>
    <w:rsid w:val="5ABE7921"/>
    <w:rsid w:val="5AC35DC8"/>
    <w:rsid w:val="5B1350F5"/>
    <w:rsid w:val="5B15746E"/>
    <w:rsid w:val="5B634F1F"/>
    <w:rsid w:val="5B773C0E"/>
    <w:rsid w:val="5B8C5FCB"/>
    <w:rsid w:val="5B935586"/>
    <w:rsid w:val="5BB51212"/>
    <w:rsid w:val="5BC91D9E"/>
    <w:rsid w:val="5BF81842"/>
    <w:rsid w:val="5C2F3DD8"/>
    <w:rsid w:val="5C5706C9"/>
    <w:rsid w:val="5C642277"/>
    <w:rsid w:val="5C6E2D12"/>
    <w:rsid w:val="5C7F409A"/>
    <w:rsid w:val="5C8357A7"/>
    <w:rsid w:val="5C8877A4"/>
    <w:rsid w:val="5C9D23C2"/>
    <w:rsid w:val="5CC17C65"/>
    <w:rsid w:val="5CCD4276"/>
    <w:rsid w:val="5CD84EFE"/>
    <w:rsid w:val="5D387C3D"/>
    <w:rsid w:val="5D557CB0"/>
    <w:rsid w:val="5D5918D5"/>
    <w:rsid w:val="5D875780"/>
    <w:rsid w:val="5DCC603C"/>
    <w:rsid w:val="5DE51504"/>
    <w:rsid w:val="5E0D3089"/>
    <w:rsid w:val="5E24787B"/>
    <w:rsid w:val="5E2704D6"/>
    <w:rsid w:val="5E475EC3"/>
    <w:rsid w:val="5E614D79"/>
    <w:rsid w:val="5E801962"/>
    <w:rsid w:val="5E8731EF"/>
    <w:rsid w:val="5E90276B"/>
    <w:rsid w:val="5E9F0275"/>
    <w:rsid w:val="5EB74AE9"/>
    <w:rsid w:val="5EBE6572"/>
    <w:rsid w:val="5F0C7930"/>
    <w:rsid w:val="5F0F7204"/>
    <w:rsid w:val="5F707936"/>
    <w:rsid w:val="5F756C56"/>
    <w:rsid w:val="5F8E2088"/>
    <w:rsid w:val="5FB16555"/>
    <w:rsid w:val="5FEE7E03"/>
    <w:rsid w:val="602A4324"/>
    <w:rsid w:val="602B5E3E"/>
    <w:rsid w:val="605139CA"/>
    <w:rsid w:val="605941A9"/>
    <w:rsid w:val="608B6188"/>
    <w:rsid w:val="609164CB"/>
    <w:rsid w:val="60B0182A"/>
    <w:rsid w:val="60B3478F"/>
    <w:rsid w:val="60D74A6C"/>
    <w:rsid w:val="60D814E0"/>
    <w:rsid w:val="614B27A1"/>
    <w:rsid w:val="61652F0E"/>
    <w:rsid w:val="61673847"/>
    <w:rsid w:val="61675CA3"/>
    <w:rsid w:val="61993971"/>
    <w:rsid w:val="61A97D50"/>
    <w:rsid w:val="61C92447"/>
    <w:rsid w:val="62331CEA"/>
    <w:rsid w:val="624C5B3E"/>
    <w:rsid w:val="624F2624"/>
    <w:rsid w:val="625E042F"/>
    <w:rsid w:val="628A0ACA"/>
    <w:rsid w:val="629A2A5D"/>
    <w:rsid w:val="62A61D3D"/>
    <w:rsid w:val="62F765AC"/>
    <w:rsid w:val="62FA60F1"/>
    <w:rsid w:val="63096B4E"/>
    <w:rsid w:val="631F095A"/>
    <w:rsid w:val="63563C71"/>
    <w:rsid w:val="63871C0E"/>
    <w:rsid w:val="63D04CD6"/>
    <w:rsid w:val="640C4C0A"/>
    <w:rsid w:val="64665963"/>
    <w:rsid w:val="64735ADB"/>
    <w:rsid w:val="6478667D"/>
    <w:rsid w:val="647E3718"/>
    <w:rsid w:val="64B353A3"/>
    <w:rsid w:val="64B55170"/>
    <w:rsid w:val="64C14E3F"/>
    <w:rsid w:val="64CB136B"/>
    <w:rsid w:val="65087588"/>
    <w:rsid w:val="650A4B32"/>
    <w:rsid w:val="650B3414"/>
    <w:rsid w:val="65162A7D"/>
    <w:rsid w:val="656B28F8"/>
    <w:rsid w:val="658619E3"/>
    <w:rsid w:val="65990A7F"/>
    <w:rsid w:val="65A77D0A"/>
    <w:rsid w:val="66154DED"/>
    <w:rsid w:val="661E343E"/>
    <w:rsid w:val="665C399D"/>
    <w:rsid w:val="667A2C81"/>
    <w:rsid w:val="668831CA"/>
    <w:rsid w:val="66A82BFF"/>
    <w:rsid w:val="66F02B7C"/>
    <w:rsid w:val="66F576D2"/>
    <w:rsid w:val="671A2E34"/>
    <w:rsid w:val="67525ED0"/>
    <w:rsid w:val="67546A7B"/>
    <w:rsid w:val="67783E19"/>
    <w:rsid w:val="678568E9"/>
    <w:rsid w:val="67925F5C"/>
    <w:rsid w:val="67B36856"/>
    <w:rsid w:val="68345564"/>
    <w:rsid w:val="684B63D1"/>
    <w:rsid w:val="684F7715"/>
    <w:rsid w:val="687C19A7"/>
    <w:rsid w:val="6881796B"/>
    <w:rsid w:val="68A0323F"/>
    <w:rsid w:val="68A07D5B"/>
    <w:rsid w:val="68C9640F"/>
    <w:rsid w:val="68D813D2"/>
    <w:rsid w:val="68EA2BE7"/>
    <w:rsid w:val="69184493"/>
    <w:rsid w:val="692661AB"/>
    <w:rsid w:val="6927388C"/>
    <w:rsid w:val="693E1645"/>
    <w:rsid w:val="695A0B28"/>
    <w:rsid w:val="698F2DC8"/>
    <w:rsid w:val="69A35A6D"/>
    <w:rsid w:val="69B51E96"/>
    <w:rsid w:val="69C737F1"/>
    <w:rsid w:val="69C9180A"/>
    <w:rsid w:val="69E77AAF"/>
    <w:rsid w:val="6A00158C"/>
    <w:rsid w:val="6A267FAD"/>
    <w:rsid w:val="6A4C2934"/>
    <w:rsid w:val="6A7813C8"/>
    <w:rsid w:val="6A7A6872"/>
    <w:rsid w:val="6ACB2A18"/>
    <w:rsid w:val="6AED777A"/>
    <w:rsid w:val="6B2B6D2D"/>
    <w:rsid w:val="6B476E8A"/>
    <w:rsid w:val="6BAA17ED"/>
    <w:rsid w:val="6BB40298"/>
    <w:rsid w:val="6BDE105A"/>
    <w:rsid w:val="6BE16A6C"/>
    <w:rsid w:val="6BE96F94"/>
    <w:rsid w:val="6BEB6975"/>
    <w:rsid w:val="6BF943B5"/>
    <w:rsid w:val="6C1C0F4F"/>
    <w:rsid w:val="6C454EBC"/>
    <w:rsid w:val="6C464153"/>
    <w:rsid w:val="6C525623"/>
    <w:rsid w:val="6C683BA7"/>
    <w:rsid w:val="6C861D1F"/>
    <w:rsid w:val="6CAE7BDC"/>
    <w:rsid w:val="6CB035CB"/>
    <w:rsid w:val="6CB310C8"/>
    <w:rsid w:val="6CED3D58"/>
    <w:rsid w:val="6D396CA7"/>
    <w:rsid w:val="6D3C5B6B"/>
    <w:rsid w:val="6D641A70"/>
    <w:rsid w:val="6D7D288D"/>
    <w:rsid w:val="6DA734A3"/>
    <w:rsid w:val="6DCD6F34"/>
    <w:rsid w:val="6DFD04F0"/>
    <w:rsid w:val="6E100207"/>
    <w:rsid w:val="6E1500F7"/>
    <w:rsid w:val="6E4927B7"/>
    <w:rsid w:val="6E535107"/>
    <w:rsid w:val="6E6D6D82"/>
    <w:rsid w:val="6E8908A9"/>
    <w:rsid w:val="6EB4694B"/>
    <w:rsid w:val="6EBC193D"/>
    <w:rsid w:val="6EC94BBB"/>
    <w:rsid w:val="6EF22112"/>
    <w:rsid w:val="6F056965"/>
    <w:rsid w:val="6F491A78"/>
    <w:rsid w:val="6F49703A"/>
    <w:rsid w:val="6F5C29D1"/>
    <w:rsid w:val="6F641F6D"/>
    <w:rsid w:val="6F805117"/>
    <w:rsid w:val="6FAB7F3B"/>
    <w:rsid w:val="6FB7787D"/>
    <w:rsid w:val="6FC503A3"/>
    <w:rsid w:val="6FC76FB8"/>
    <w:rsid w:val="6FCF403E"/>
    <w:rsid w:val="700E5D96"/>
    <w:rsid w:val="702037A7"/>
    <w:rsid w:val="702C4802"/>
    <w:rsid w:val="703E24EB"/>
    <w:rsid w:val="704D1F1A"/>
    <w:rsid w:val="70670ECA"/>
    <w:rsid w:val="707C282B"/>
    <w:rsid w:val="70946387"/>
    <w:rsid w:val="70C60FBC"/>
    <w:rsid w:val="70C64CF5"/>
    <w:rsid w:val="70E62E4D"/>
    <w:rsid w:val="70EE3356"/>
    <w:rsid w:val="710D700B"/>
    <w:rsid w:val="711A5272"/>
    <w:rsid w:val="712E7F02"/>
    <w:rsid w:val="712F4719"/>
    <w:rsid w:val="714F12E5"/>
    <w:rsid w:val="716C74B7"/>
    <w:rsid w:val="71732D09"/>
    <w:rsid w:val="71CB2DDE"/>
    <w:rsid w:val="71CF4B70"/>
    <w:rsid w:val="71D63EC2"/>
    <w:rsid w:val="71FF69D6"/>
    <w:rsid w:val="7206607B"/>
    <w:rsid w:val="72392686"/>
    <w:rsid w:val="72491091"/>
    <w:rsid w:val="726E237A"/>
    <w:rsid w:val="72854B12"/>
    <w:rsid w:val="72973D9B"/>
    <w:rsid w:val="72A371F1"/>
    <w:rsid w:val="72B05878"/>
    <w:rsid w:val="72B62B48"/>
    <w:rsid w:val="72BD1B4B"/>
    <w:rsid w:val="72CE60E3"/>
    <w:rsid w:val="72F4265C"/>
    <w:rsid w:val="72F72430"/>
    <w:rsid w:val="73115957"/>
    <w:rsid w:val="732452C9"/>
    <w:rsid w:val="73320420"/>
    <w:rsid w:val="73364007"/>
    <w:rsid w:val="737545EB"/>
    <w:rsid w:val="73830DE7"/>
    <w:rsid w:val="73997959"/>
    <w:rsid w:val="73A155A6"/>
    <w:rsid w:val="73C77B37"/>
    <w:rsid w:val="73D628F1"/>
    <w:rsid w:val="73DC4254"/>
    <w:rsid w:val="73E97AB6"/>
    <w:rsid w:val="742014E8"/>
    <w:rsid w:val="74320A9C"/>
    <w:rsid w:val="747007B3"/>
    <w:rsid w:val="7488387E"/>
    <w:rsid w:val="74932185"/>
    <w:rsid w:val="749B20A2"/>
    <w:rsid w:val="74C12CB2"/>
    <w:rsid w:val="74EF2E20"/>
    <w:rsid w:val="74F8144E"/>
    <w:rsid w:val="75076DF5"/>
    <w:rsid w:val="750F335A"/>
    <w:rsid w:val="752B1309"/>
    <w:rsid w:val="753843CA"/>
    <w:rsid w:val="75516C1B"/>
    <w:rsid w:val="755D14C4"/>
    <w:rsid w:val="755D46C2"/>
    <w:rsid w:val="756014E6"/>
    <w:rsid w:val="75606604"/>
    <w:rsid w:val="75795302"/>
    <w:rsid w:val="75833DA5"/>
    <w:rsid w:val="758F7FD3"/>
    <w:rsid w:val="759011FF"/>
    <w:rsid w:val="759171B1"/>
    <w:rsid w:val="75966C4F"/>
    <w:rsid w:val="75B92473"/>
    <w:rsid w:val="75BC5FB5"/>
    <w:rsid w:val="75C66949"/>
    <w:rsid w:val="75D172D5"/>
    <w:rsid w:val="75DA6F9D"/>
    <w:rsid w:val="75DD6F3F"/>
    <w:rsid w:val="75DD77AC"/>
    <w:rsid w:val="760F27E1"/>
    <w:rsid w:val="76134912"/>
    <w:rsid w:val="762229CE"/>
    <w:rsid w:val="76304AFD"/>
    <w:rsid w:val="763331EC"/>
    <w:rsid w:val="76342176"/>
    <w:rsid w:val="766C05C7"/>
    <w:rsid w:val="766C30E3"/>
    <w:rsid w:val="7699549E"/>
    <w:rsid w:val="76A144B9"/>
    <w:rsid w:val="76E436B7"/>
    <w:rsid w:val="77127CEF"/>
    <w:rsid w:val="77183CF7"/>
    <w:rsid w:val="77250A5B"/>
    <w:rsid w:val="779B2807"/>
    <w:rsid w:val="77C74EAF"/>
    <w:rsid w:val="77F84627"/>
    <w:rsid w:val="780F6BC0"/>
    <w:rsid w:val="782451D5"/>
    <w:rsid w:val="78281DF2"/>
    <w:rsid w:val="78305AB5"/>
    <w:rsid w:val="78501025"/>
    <w:rsid w:val="786C240D"/>
    <w:rsid w:val="787C5B81"/>
    <w:rsid w:val="7884097F"/>
    <w:rsid w:val="78B02541"/>
    <w:rsid w:val="78B14AF7"/>
    <w:rsid w:val="78B7738F"/>
    <w:rsid w:val="78C0004D"/>
    <w:rsid w:val="78C23FF4"/>
    <w:rsid w:val="78EA01A0"/>
    <w:rsid w:val="78FF07C2"/>
    <w:rsid w:val="790A68A7"/>
    <w:rsid w:val="791A0E9B"/>
    <w:rsid w:val="79317902"/>
    <w:rsid w:val="796A0EDC"/>
    <w:rsid w:val="79863385"/>
    <w:rsid w:val="79B3215A"/>
    <w:rsid w:val="79CA4036"/>
    <w:rsid w:val="79E56C60"/>
    <w:rsid w:val="7A0425D4"/>
    <w:rsid w:val="7A162D7D"/>
    <w:rsid w:val="7A2E1215"/>
    <w:rsid w:val="7A49604F"/>
    <w:rsid w:val="7A52003B"/>
    <w:rsid w:val="7A675EE9"/>
    <w:rsid w:val="7A6C4BCC"/>
    <w:rsid w:val="7A7A7742"/>
    <w:rsid w:val="7A9E743D"/>
    <w:rsid w:val="7AB9292A"/>
    <w:rsid w:val="7AC159D2"/>
    <w:rsid w:val="7ACF3676"/>
    <w:rsid w:val="7ADB4395"/>
    <w:rsid w:val="7AE45F8F"/>
    <w:rsid w:val="7AF75AAB"/>
    <w:rsid w:val="7B1E5001"/>
    <w:rsid w:val="7B232166"/>
    <w:rsid w:val="7B4B7EF5"/>
    <w:rsid w:val="7B7D4202"/>
    <w:rsid w:val="7B845CB1"/>
    <w:rsid w:val="7B884953"/>
    <w:rsid w:val="7BB32169"/>
    <w:rsid w:val="7BEB3AF7"/>
    <w:rsid w:val="7C1D2C67"/>
    <w:rsid w:val="7C30396B"/>
    <w:rsid w:val="7C98387A"/>
    <w:rsid w:val="7C9845CF"/>
    <w:rsid w:val="7CA00F64"/>
    <w:rsid w:val="7CAF56C2"/>
    <w:rsid w:val="7CBC0D72"/>
    <w:rsid w:val="7CC85731"/>
    <w:rsid w:val="7CDE33C7"/>
    <w:rsid w:val="7CF603D6"/>
    <w:rsid w:val="7CF7636A"/>
    <w:rsid w:val="7CFB22E5"/>
    <w:rsid w:val="7D0D4E6B"/>
    <w:rsid w:val="7D3E5355"/>
    <w:rsid w:val="7D4F4E5D"/>
    <w:rsid w:val="7D5A5C84"/>
    <w:rsid w:val="7D606E49"/>
    <w:rsid w:val="7D64167C"/>
    <w:rsid w:val="7D747799"/>
    <w:rsid w:val="7D77159A"/>
    <w:rsid w:val="7D865038"/>
    <w:rsid w:val="7DA622DC"/>
    <w:rsid w:val="7DCC5C17"/>
    <w:rsid w:val="7DD777E4"/>
    <w:rsid w:val="7E0275BF"/>
    <w:rsid w:val="7E23448F"/>
    <w:rsid w:val="7E2C51BE"/>
    <w:rsid w:val="7E31778D"/>
    <w:rsid w:val="7E390ED9"/>
    <w:rsid w:val="7E6A03F5"/>
    <w:rsid w:val="7E6A2A22"/>
    <w:rsid w:val="7E6B5C7B"/>
    <w:rsid w:val="7E9111C2"/>
    <w:rsid w:val="7ED434D3"/>
    <w:rsid w:val="7F132AE5"/>
    <w:rsid w:val="7F403EC5"/>
    <w:rsid w:val="7F411012"/>
    <w:rsid w:val="7F5B6F37"/>
    <w:rsid w:val="7F904277"/>
    <w:rsid w:val="7FA1685D"/>
    <w:rsid w:val="7FD161FC"/>
    <w:rsid w:val="7FDF2D1D"/>
    <w:rsid w:val="7FE377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12">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4"/>
    <w:qFormat/>
    <w:uiPriority w:val="0"/>
    <w:pPr>
      <w:jc w:val="left"/>
    </w:pPr>
  </w:style>
  <w:style w:type="paragraph" w:styleId="4">
    <w:name w:val="endnote text"/>
    <w:basedOn w:val="1"/>
    <w:qFormat/>
    <w:uiPriority w:val="0"/>
    <w:pPr>
      <w:snapToGrid w:val="0"/>
      <w:jc w:val="left"/>
    </w:pPr>
  </w:style>
  <w:style w:type="paragraph" w:styleId="5">
    <w:name w:val="Balloon Text"/>
    <w:basedOn w:val="1"/>
    <w:link w:val="21"/>
    <w:qFormat/>
    <w:uiPriority w:val="0"/>
    <w:rPr>
      <w:sz w:val="18"/>
      <w:szCs w:val="18"/>
    </w:rPr>
  </w:style>
  <w:style w:type="paragraph" w:styleId="6">
    <w:name w:val="footer"/>
    <w:basedOn w:val="1"/>
    <w:link w:val="22"/>
    <w:qFormat/>
    <w:uiPriority w:val="99"/>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footnote text"/>
    <w:basedOn w:val="1"/>
    <w:qFormat/>
    <w:uiPriority w:val="0"/>
    <w:pPr>
      <w:snapToGrid w:val="0"/>
      <w:jc w:val="left"/>
    </w:pPr>
    <w:rPr>
      <w:sz w:val="18"/>
    </w:rPr>
  </w:style>
  <w:style w:type="paragraph" w:styleId="9">
    <w:name w:val="Normal (Web)"/>
    <w:basedOn w:val="1"/>
    <w:qFormat/>
    <w:uiPriority w:val="0"/>
    <w:pPr>
      <w:spacing w:beforeAutospacing="1" w:afterAutospacing="1"/>
      <w:jc w:val="left"/>
    </w:pPr>
    <w:rPr>
      <w:kern w:val="0"/>
      <w:sz w:val="24"/>
    </w:rPr>
  </w:style>
  <w:style w:type="paragraph" w:styleId="10">
    <w:name w:val="annotation subject"/>
    <w:basedOn w:val="3"/>
    <w:next w:val="3"/>
    <w:link w:val="25"/>
    <w:qFormat/>
    <w:uiPriority w:val="0"/>
    <w:rPr>
      <w:b/>
      <w:bCs/>
    </w:rPr>
  </w:style>
  <w:style w:type="character" w:styleId="13">
    <w:name w:val="Strong"/>
    <w:basedOn w:val="12"/>
    <w:qFormat/>
    <w:uiPriority w:val="0"/>
    <w:rPr>
      <w:b/>
    </w:rPr>
  </w:style>
  <w:style w:type="character" w:styleId="14">
    <w:name w:val="endnote reference"/>
    <w:basedOn w:val="12"/>
    <w:qFormat/>
    <w:uiPriority w:val="0"/>
    <w:rPr>
      <w:vertAlign w:val="superscript"/>
    </w:rPr>
  </w:style>
  <w:style w:type="character" w:styleId="15">
    <w:name w:val="Hyperlink"/>
    <w:basedOn w:val="12"/>
    <w:qFormat/>
    <w:uiPriority w:val="0"/>
    <w:rPr>
      <w:color w:val="0000FF"/>
      <w:u w:val="single"/>
    </w:rPr>
  </w:style>
  <w:style w:type="character" w:styleId="16">
    <w:name w:val="annotation reference"/>
    <w:basedOn w:val="12"/>
    <w:qFormat/>
    <w:uiPriority w:val="0"/>
    <w:rPr>
      <w:sz w:val="21"/>
      <w:szCs w:val="21"/>
    </w:rPr>
  </w:style>
  <w:style w:type="character" w:styleId="17">
    <w:name w:val="footnote reference"/>
    <w:basedOn w:val="12"/>
    <w:qFormat/>
    <w:uiPriority w:val="0"/>
    <w:rPr>
      <w:vertAlign w:val="superscript"/>
    </w:rPr>
  </w:style>
  <w:style w:type="paragraph" w:customStyle="1" w:styleId="18">
    <w:name w:val="Char"/>
    <w:basedOn w:val="1"/>
    <w:qFormat/>
    <w:uiPriority w:val="0"/>
    <w:pPr>
      <w:widowControl/>
      <w:spacing w:after="160" w:line="240" w:lineRule="exact"/>
      <w:jc w:val="left"/>
    </w:pPr>
  </w:style>
  <w:style w:type="paragraph" w:customStyle="1" w:styleId="19">
    <w:name w:val="p0"/>
    <w:basedOn w:val="1"/>
    <w:qFormat/>
    <w:uiPriority w:val="0"/>
    <w:pPr>
      <w:widowControl/>
      <w:spacing w:before="100" w:beforeAutospacing="1" w:after="100" w:afterAutospacing="1"/>
      <w:jc w:val="left"/>
    </w:pPr>
    <w:rPr>
      <w:rFonts w:hAnsi="宋体" w:cs="宋体"/>
      <w:kern w:val="0"/>
    </w:rPr>
  </w:style>
  <w:style w:type="paragraph" w:customStyle="1" w:styleId="20">
    <w:name w:val="参考文献"/>
    <w:basedOn w:val="1"/>
    <w:qFormat/>
    <w:uiPriority w:val="0"/>
    <w:pPr>
      <w:adjustRightInd w:val="0"/>
      <w:spacing w:line="340" w:lineRule="exact"/>
      <w:ind w:hanging="400" w:hangingChars="400"/>
    </w:pPr>
  </w:style>
  <w:style w:type="character" w:customStyle="1" w:styleId="21">
    <w:name w:val="批注框文本 字符"/>
    <w:basedOn w:val="12"/>
    <w:link w:val="5"/>
    <w:qFormat/>
    <w:uiPriority w:val="0"/>
    <w:rPr>
      <w:kern w:val="2"/>
      <w:sz w:val="18"/>
      <w:szCs w:val="18"/>
    </w:rPr>
  </w:style>
  <w:style w:type="character" w:customStyle="1" w:styleId="22">
    <w:name w:val="页脚 字符"/>
    <w:basedOn w:val="12"/>
    <w:link w:val="6"/>
    <w:qFormat/>
    <w:uiPriority w:val="99"/>
    <w:rPr>
      <w:kern w:val="2"/>
      <w:sz w:val="18"/>
      <w:szCs w:val="24"/>
    </w:rPr>
  </w:style>
  <w:style w:type="paragraph" w:customStyle="1" w:styleId="23">
    <w:name w:val="Revision"/>
    <w:hidden/>
    <w:unhideWhenUsed/>
    <w:qFormat/>
    <w:uiPriority w:val="99"/>
    <w:rPr>
      <w:rFonts w:ascii="Calibri" w:hAnsi="Calibri" w:eastAsia="宋体" w:cs="Times New Roman"/>
      <w:kern w:val="2"/>
      <w:sz w:val="21"/>
      <w:szCs w:val="24"/>
      <w:lang w:val="en-US" w:eastAsia="zh-CN" w:bidi="ar-SA"/>
    </w:rPr>
  </w:style>
  <w:style w:type="character" w:customStyle="1" w:styleId="24">
    <w:name w:val="批注文字 字符"/>
    <w:basedOn w:val="12"/>
    <w:link w:val="3"/>
    <w:qFormat/>
    <w:uiPriority w:val="0"/>
    <w:rPr>
      <w:rFonts w:ascii="Calibri" w:hAnsi="Calibri"/>
      <w:kern w:val="2"/>
      <w:sz w:val="21"/>
      <w:szCs w:val="24"/>
    </w:rPr>
  </w:style>
  <w:style w:type="character" w:customStyle="1" w:styleId="25">
    <w:name w:val="批注主题 字符"/>
    <w:basedOn w:val="24"/>
    <w:link w:val="10"/>
    <w:qFormat/>
    <w:uiPriority w:val="0"/>
    <w:rPr>
      <w:rFonts w:ascii="Calibri" w:hAnsi="Calibri"/>
      <w:b/>
      <w:bCs/>
      <w:kern w:val="2"/>
      <w:sz w:val="21"/>
      <w:szCs w:val="24"/>
    </w:rPr>
  </w:style>
  <w:style w:type="character" w:customStyle="1" w:styleId="26">
    <w:name w:val="Unresolved Mention"/>
    <w:basedOn w:val="1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Root xmlns="http://www.founder.com/ProofFile">
  <Root proofFileId="57825c98-b310-42d7-85d1-aaa0b049ef11" proofVersionId="1"/>
</Root>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EFBD59-24F3-453B-AB65-6A9B71E5BB56}">
  <ds:schemaRefs/>
</ds:datastoreItem>
</file>

<file path=customXml/itemProps2.xml><?xml version="1.0" encoding="utf-8"?>
<ds:datastoreItem xmlns:ds="http://schemas.openxmlformats.org/officeDocument/2006/customXml" ds:itemID="{F760717B-6F54-4FEB-B186-FE2B58931A84}">
  <ds:schemaRefs/>
</ds:datastoreItem>
</file>

<file path=docProps/app.xml><?xml version="1.0" encoding="utf-8"?>
<Properties xmlns="http://schemas.openxmlformats.org/officeDocument/2006/extended-properties" xmlns:vt="http://schemas.openxmlformats.org/officeDocument/2006/docPropsVTypes">
  <Template>Normal</Template>
  <Pages>15</Pages>
  <Words>3335</Words>
  <Characters>3368</Characters>
  <Lines>337</Lines>
  <Paragraphs>127</Paragraphs>
  <TotalTime>114</TotalTime>
  <ScaleCrop>false</ScaleCrop>
  <LinksUpToDate>false</LinksUpToDate>
  <CharactersWithSpaces>3372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2026-05-11T06:45:00Z</dcterms:created>
  <dc:creator>weichenglin</dc:creator>
  <cp:lastModifiedBy>Wei</cp:lastModifiedBy>
  <dcterms:modified xsi:type="dcterms:W3CDTF">2026-05-23T14:04:42Z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26F551E64E6B4CA3A4D785E94E68C598_13</vt:lpwstr>
  </property>
  <property fmtid="{D5CDD505-2E9C-101B-9397-08002B2CF9AE}" pid="4" name="KSOTemplateDocerSaveRecord">
    <vt:lpwstr>eyJoZGlkIjoiYWVmMWRkYjU0YjRiYmY2MWY4NzEzMzdiNjExNWJjZDAiLCJ1c2VySWQiOiIyMjgyODkyNjMifQ==</vt:lpwstr>
  </property>
</Properties>
</file>